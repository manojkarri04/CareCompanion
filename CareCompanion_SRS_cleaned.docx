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33C7E" w14:textId="77777777" w:rsidR="00184458"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Software Requirements Specification (SRS)</w:t>
      </w:r>
    </w:p>
    <w:p w14:paraId="53449998" w14:textId="77777777" w:rsidR="00184458" w:rsidRDefault="00000000">
      <w:pPr>
        <w:spacing w:before="120" w:after="150" w:line="275" w:lineRule="auto"/>
        <w:rPr>
          <w:color w:val="000000"/>
        </w:rPr>
      </w:pPr>
      <w:r>
        <w:rPr>
          <w:b/>
          <w:bCs/>
          <w:color w:val="000000"/>
        </w:rPr>
        <w:t>Project Name:</w:t>
      </w:r>
      <w:r>
        <w:rPr>
          <w:color w:val="000000"/>
        </w:rPr>
        <w:t xml:space="preserve"> CareCompanion: Modular Whole-Eye AI Diagnostic &amp; Education System</w:t>
      </w:r>
    </w:p>
    <w:p w14:paraId="09C544AC" w14:textId="77777777" w:rsidR="00184458" w:rsidRDefault="00000000">
      <w:pPr>
        <w:spacing w:before="120" w:after="150" w:line="275" w:lineRule="auto"/>
        <w:rPr>
          <w:color w:val="000000"/>
        </w:rPr>
      </w:pPr>
      <w:r>
        <w:rPr>
          <w:b/>
          <w:bCs/>
          <w:color w:val="000000"/>
        </w:rPr>
        <w:t>Version:</w:t>
      </w:r>
      <w:r>
        <w:rPr>
          <w:color w:val="000000"/>
        </w:rPr>
        <w:t xml:space="preserve"> </w:t>
      </w:r>
      <w:r>
        <w:t>1</w:t>
      </w:r>
      <w:r>
        <w:rPr>
          <w:color w:val="000000"/>
        </w:rPr>
        <w:t xml:space="preserve">.0 | </w:t>
      </w:r>
      <w:r>
        <w:rPr>
          <w:b/>
          <w:bCs/>
          <w:color w:val="000000"/>
        </w:rPr>
        <w:t>Date:</w:t>
      </w:r>
      <w:r>
        <w:rPr>
          <w:color w:val="000000"/>
        </w:rPr>
        <w:t xml:space="preserve"> March 2026</w:t>
      </w:r>
    </w:p>
    <w:p w14:paraId="6FE835E6" w14:textId="77777777" w:rsidR="00184458" w:rsidRDefault="00000000">
      <w:pPr>
        <w:spacing w:line="276" w:lineRule="auto"/>
        <w:rPr>
          <w:color w:val="1F1F1F"/>
        </w:rPr>
      </w:pPr>
      <w:r>
        <w:pict w14:anchorId="186D4CCC">
          <v:rect id="_x0000_i1026" style="width:0;height:1.5pt" o:hralign="center" o:hrstd="t" o:hr="t" fillcolor="#a0a0a0" stroked="f"/>
        </w:pict>
      </w:r>
    </w:p>
    <w:p w14:paraId="5745DE92" w14:textId="77777777" w:rsidR="00B001CA" w:rsidRPr="00B001CA" w:rsidRDefault="00000000" w:rsidP="00B001CA">
      <w:pPr>
        <w:spacing w:after="160" w:line="276" w:lineRule="auto"/>
        <w:rPr>
          <w:b/>
          <w:bCs/>
          <w:color w:val="1F1F1F"/>
        </w:rPr>
      </w:pPr>
      <w:r>
        <w:rPr>
          <w:b/>
          <w:bCs/>
          <w:color w:val="1F1F1F"/>
        </w:rPr>
        <w:t>1.1 Purpose</w:t>
      </w:r>
      <w:r w:rsidR="00B001CA">
        <w:rPr>
          <w:b/>
          <w:bCs/>
          <w:color w:val="1F1F1F"/>
        </w:rPr>
        <w:br/>
      </w:r>
      <w:r w:rsidR="00B001CA">
        <w:rPr>
          <w:b/>
          <w:bCs/>
          <w:color w:val="1F1F1F"/>
        </w:rPr>
        <w:br/>
      </w:r>
      <w:r w:rsidR="00B001CA" w:rsidRPr="00B001CA">
        <w:rPr>
          <w:b/>
          <w:bCs/>
          <w:color w:val="1F1F1F"/>
        </w:rPr>
        <w:t xml:space="preserve">1.1 </w:t>
      </w:r>
      <w:r w:rsidR="00B001CA" w:rsidRPr="00B001CA">
        <w:rPr>
          <w:color w:val="1F1F1F"/>
        </w:rPr>
        <w:t>Purpose of Document This Software Requirements Specification (SRS) establishes the complete architectural, functional, non-functional, and security baseline for the CareCompanion: Modular Whole-Eye AI Diagnostic &amp; Education System (Version 2.0). This document serves as the authoritative blueprint to guide developers, engineers, and Quality Assurance (QA) teams during the implementation and testing lifecycles.</w:t>
      </w:r>
    </w:p>
    <w:p w14:paraId="2E78751C" w14:textId="77777777" w:rsidR="00B001CA" w:rsidRPr="00B001CA" w:rsidRDefault="00B001CA" w:rsidP="00B001CA">
      <w:pPr>
        <w:spacing w:after="160" w:line="276" w:lineRule="auto"/>
        <w:rPr>
          <w:color w:val="1F1F1F"/>
        </w:rPr>
      </w:pPr>
      <w:r w:rsidRPr="00B001CA">
        <w:rPr>
          <w:b/>
          <w:bCs/>
          <w:color w:val="1F1F1F"/>
        </w:rPr>
        <w:t xml:space="preserve">1.2 </w:t>
      </w:r>
      <w:r w:rsidRPr="00B001CA">
        <w:rPr>
          <w:color w:val="1F1F1F"/>
        </w:rPr>
        <w:t>System Purpose and Business Context CareCompanion is an integrated healthcare intelligence platform designed to address gaps in ophthalmic patient education and regional healthcare coordination. The system serves two cohesive primary objectives:</w:t>
      </w:r>
    </w:p>
    <w:p w14:paraId="5E31867E" w14:textId="77777777" w:rsidR="00B001CA" w:rsidRPr="00B001CA" w:rsidRDefault="00B001CA">
      <w:pPr>
        <w:numPr>
          <w:ilvl w:val="0"/>
          <w:numId w:val="4"/>
        </w:numPr>
        <w:spacing w:after="160" w:line="276" w:lineRule="auto"/>
        <w:rPr>
          <w:color w:val="1F1F1F"/>
        </w:rPr>
      </w:pPr>
      <w:r w:rsidRPr="00B001CA">
        <w:rPr>
          <w:color w:val="1F1F1F"/>
        </w:rPr>
        <w:t>Patient Empowerment &amp; Diagnostics: To provide individuals with AI-driven ophthalmic diagnostics and personalized educational media, facilitating early awareness of ocular conditions.</w:t>
      </w:r>
    </w:p>
    <w:p w14:paraId="269ADDD5" w14:textId="19DB2275" w:rsidR="00184458" w:rsidRPr="00B001CA" w:rsidRDefault="00B001CA">
      <w:pPr>
        <w:numPr>
          <w:ilvl w:val="0"/>
          <w:numId w:val="4"/>
        </w:numPr>
        <w:spacing w:after="160" w:line="276" w:lineRule="auto"/>
        <w:rPr>
          <w:color w:val="1F1F1F"/>
        </w:rPr>
      </w:pPr>
      <w:r w:rsidRPr="00B001CA">
        <w:rPr>
          <w:color w:val="1F1F1F"/>
        </w:rPr>
        <w:t>Intelligent Healthcare Routing (IDP Agent Subsystem): To serve NGO planners and healthcare coordinators with an agentic intelligence layer that parses unstructured hospital data. The system analyzes facility capabilities, equipment availability, and specialist presence to map regional medical capacity, expose medical deserts, and route patients to verified care centers during critical or emergency situations.</w:t>
      </w:r>
    </w:p>
    <w:p w14:paraId="1E3CF5A5" w14:textId="77777777" w:rsidR="00184458" w:rsidRDefault="00000000">
      <w:pPr>
        <w:spacing w:line="276" w:lineRule="auto"/>
        <w:rPr>
          <w:color w:val="1F1F1F"/>
        </w:rPr>
      </w:pPr>
      <w:r>
        <w:pict w14:anchorId="7348610B">
          <v:rect id="_x0000_i1027" style="width:0;height:1.5pt" o:hralign="center" o:hrstd="t" o:hr="t" fillcolor="#a0a0a0" stroked="f"/>
        </w:pict>
      </w:r>
    </w:p>
    <w:p w14:paraId="2D923242" w14:textId="77777777" w:rsidR="00DB4775" w:rsidRPr="00DB4775" w:rsidRDefault="00DB4775" w:rsidP="00DB4775">
      <w:pPr>
        <w:spacing w:after="160" w:line="276" w:lineRule="auto"/>
        <w:rPr>
          <w:b/>
          <w:bCs/>
          <w:color w:val="1F1F1F"/>
        </w:rPr>
      </w:pPr>
      <w:r w:rsidRPr="00DB4775">
        <w:rPr>
          <w:b/>
          <w:bCs/>
          <w:color w:val="1F1F1F"/>
        </w:rPr>
        <w:t>1.2 Scope</w:t>
      </w:r>
    </w:p>
    <w:p w14:paraId="5C9EE857" w14:textId="77777777" w:rsidR="00DB4775" w:rsidRPr="00DB4775" w:rsidRDefault="00DB4775" w:rsidP="00DB4775">
      <w:pPr>
        <w:spacing w:after="160" w:line="276" w:lineRule="auto"/>
        <w:rPr>
          <w:color w:val="1F1F1F"/>
        </w:rPr>
      </w:pPr>
      <w:r w:rsidRPr="00DB4775">
        <w:rPr>
          <w:color w:val="1F1F1F"/>
        </w:rPr>
        <w:t>This section delineates the functional boundaries of the CareCompanion system (Version 2.0). It defines the specific capabilities included in the current release and explicitly identifies constraints to prevent scope creep.</w:t>
      </w:r>
    </w:p>
    <w:p w14:paraId="57442DB1" w14:textId="77777777" w:rsidR="00DB4775" w:rsidRPr="00DB4775" w:rsidRDefault="00DB4775" w:rsidP="00DB4775">
      <w:pPr>
        <w:spacing w:after="160" w:line="276" w:lineRule="auto"/>
        <w:rPr>
          <w:color w:val="1F1F1F"/>
        </w:rPr>
      </w:pPr>
      <w:r w:rsidRPr="00DB4775">
        <w:rPr>
          <w:b/>
          <w:bCs/>
          <w:color w:val="1F1F1F"/>
        </w:rPr>
        <w:t>In Scope</w:t>
      </w:r>
    </w:p>
    <w:p w14:paraId="6D99C234" w14:textId="77777777" w:rsidR="00DB4775" w:rsidRPr="00DB4775" w:rsidRDefault="00DB4775" w:rsidP="00DB4775">
      <w:pPr>
        <w:spacing w:after="160" w:line="276" w:lineRule="auto"/>
        <w:rPr>
          <w:color w:val="1F1F1F"/>
        </w:rPr>
      </w:pPr>
      <w:r w:rsidRPr="00DB4775">
        <w:rPr>
          <w:color w:val="1F1F1F"/>
        </w:rPr>
        <w:t>The following functional domains are supported in this release:</w:t>
      </w:r>
    </w:p>
    <w:p w14:paraId="3EBC3C1A" w14:textId="77777777" w:rsidR="00DB4775" w:rsidRPr="00DB4775" w:rsidRDefault="00DB4775" w:rsidP="00DB4775">
      <w:pPr>
        <w:spacing w:after="160" w:line="276" w:lineRule="auto"/>
        <w:rPr>
          <w:color w:val="1F1F1F"/>
        </w:rPr>
      </w:pPr>
      <w:r w:rsidRPr="00DB4775">
        <w:rPr>
          <w:b/>
          <w:bCs/>
          <w:color w:val="1F1F1F"/>
        </w:rPr>
        <w:t>A. Patient Diagnostic &amp; Education Services</w:t>
      </w:r>
    </w:p>
    <w:p w14:paraId="565A8AFC" w14:textId="77777777" w:rsidR="00DB4775" w:rsidRPr="00DB4775" w:rsidRDefault="00DB4775">
      <w:pPr>
        <w:numPr>
          <w:ilvl w:val="0"/>
          <w:numId w:val="5"/>
        </w:numPr>
        <w:spacing w:after="160" w:line="276" w:lineRule="auto"/>
        <w:rPr>
          <w:color w:val="1F1F1F"/>
        </w:rPr>
      </w:pPr>
      <w:r w:rsidRPr="00DB4775">
        <w:rPr>
          <w:b/>
          <w:bCs/>
          <w:color w:val="1F1F1F"/>
        </w:rPr>
        <w:t>Automated Diagnostics:</w:t>
      </w:r>
      <w:r w:rsidRPr="00DB4775">
        <w:rPr>
          <w:color w:val="1F1F1F"/>
        </w:rPr>
        <w:t xml:space="preserve"> AI-driven analysis of user-uploaded ophthalmic imagery (e.g., OCT, CFP) utilizing localized vision models.</w:t>
      </w:r>
    </w:p>
    <w:p w14:paraId="6A92C1B5" w14:textId="77777777" w:rsidR="00DB4775" w:rsidRPr="00DB4775" w:rsidRDefault="00DB4775">
      <w:pPr>
        <w:numPr>
          <w:ilvl w:val="0"/>
          <w:numId w:val="5"/>
        </w:numPr>
        <w:spacing w:after="160" w:line="276" w:lineRule="auto"/>
        <w:rPr>
          <w:color w:val="1F1F1F"/>
        </w:rPr>
      </w:pPr>
      <w:r w:rsidRPr="00DB4775">
        <w:rPr>
          <w:b/>
          <w:bCs/>
          <w:color w:val="1F1F1F"/>
        </w:rPr>
        <w:t>Report Generation:</w:t>
      </w:r>
      <w:r w:rsidRPr="00DB4775">
        <w:rPr>
          <w:color w:val="1F1F1F"/>
        </w:rPr>
        <w:t xml:space="preserve"> Automated synthesis of text-based medical reports derived from scan results.</w:t>
      </w:r>
    </w:p>
    <w:p w14:paraId="1B1E26A1" w14:textId="77777777" w:rsidR="00DB4775" w:rsidRPr="00DB4775" w:rsidRDefault="00DB4775">
      <w:pPr>
        <w:numPr>
          <w:ilvl w:val="0"/>
          <w:numId w:val="5"/>
        </w:numPr>
        <w:spacing w:after="160" w:line="276" w:lineRule="auto"/>
        <w:rPr>
          <w:color w:val="1F1F1F"/>
        </w:rPr>
      </w:pPr>
      <w:r w:rsidRPr="00DB4775">
        <w:rPr>
          <w:b/>
          <w:bCs/>
          <w:color w:val="1F1F1F"/>
        </w:rPr>
        <w:t>Personalized Media:</w:t>
      </w:r>
      <w:r w:rsidRPr="00DB4775">
        <w:rPr>
          <w:color w:val="1F1F1F"/>
        </w:rPr>
        <w:t xml:space="preserve"> Generation of tailored educational video content from diagnostic reports using generative AI tools.</w:t>
      </w:r>
    </w:p>
    <w:p w14:paraId="6EBCBB36" w14:textId="77777777" w:rsidR="00DB4775" w:rsidRPr="00DB4775" w:rsidRDefault="00DB4775">
      <w:pPr>
        <w:numPr>
          <w:ilvl w:val="0"/>
          <w:numId w:val="5"/>
        </w:numPr>
        <w:spacing w:after="160" w:line="276" w:lineRule="auto"/>
        <w:rPr>
          <w:color w:val="1F1F1F"/>
        </w:rPr>
      </w:pPr>
      <w:r w:rsidRPr="00DB4775">
        <w:rPr>
          <w:b/>
          <w:bCs/>
          <w:color w:val="1F1F1F"/>
        </w:rPr>
        <w:lastRenderedPageBreak/>
        <w:t>Patient Portal:</w:t>
      </w:r>
      <w:r w:rsidRPr="00DB4775">
        <w:rPr>
          <w:color w:val="1F1F1F"/>
        </w:rPr>
        <w:t xml:space="preserve"> A secure, localized digital vault for patients to store, manage, and retrieve their medical records.</w:t>
      </w:r>
    </w:p>
    <w:p w14:paraId="596706D1" w14:textId="77777777" w:rsidR="00DB4775" w:rsidRPr="00DB4775" w:rsidRDefault="00DB4775" w:rsidP="00DB4775">
      <w:pPr>
        <w:spacing w:after="160" w:line="276" w:lineRule="auto"/>
        <w:rPr>
          <w:color w:val="1F1F1F"/>
        </w:rPr>
      </w:pPr>
      <w:r w:rsidRPr="00DB4775">
        <w:rPr>
          <w:b/>
          <w:bCs/>
          <w:color w:val="1F1F1F"/>
        </w:rPr>
        <w:t>B. Healthcare Routing &amp; Facility Intelligence (IDP Subsystem)</w:t>
      </w:r>
    </w:p>
    <w:p w14:paraId="607D7809" w14:textId="77777777" w:rsidR="00DB4775" w:rsidRPr="00DB4775" w:rsidRDefault="00DB4775">
      <w:pPr>
        <w:numPr>
          <w:ilvl w:val="0"/>
          <w:numId w:val="6"/>
        </w:numPr>
        <w:spacing w:after="160" w:line="276" w:lineRule="auto"/>
        <w:rPr>
          <w:color w:val="1F1F1F"/>
        </w:rPr>
      </w:pPr>
      <w:r w:rsidRPr="00DB4775">
        <w:rPr>
          <w:b/>
          <w:bCs/>
          <w:color w:val="1F1F1F"/>
        </w:rPr>
        <w:t>Intelligent Document Parsing (IDP):</w:t>
      </w:r>
      <w:r w:rsidRPr="00DB4775">
        <w:rPr>
          <w:color w:val="1F1F1F"/>
        </w:rPr>
        <w:t xml:space="preserve"> RAG-based agentic workflows to extract and verify medical facility capabilities from unstructured, free-form text.</w:t>
      </w:r>
    </w:p>
    <w:p w14:paraId="4872D1A1" w14:textId="77777777" w:rsidR="00DB4775" w:rsidRPr="00DB4775" w:rsidRDefault="00DB4775">
      <w:pPr>
        <w:numPr>
          <w:ilvl w:val="0"/>
          <w:numId w:val="6"/>
        </w:numPr>
        <w:spacing w:after="160" w:line="276" w:lineRule="auto"/>
        <w:rPr>
          <w:color w:val="1F1F1F"/>
        </w:rPr>
      </w:pPr>
      <w:r w:rsidRPr="00DB4775">
        <w:rPr>
          <w:b/>
          <w:bCs/>
          <w:color w:val="1F1F1F"/>
        </w:rPr>
        <w:t>Facility Capability Mapping:</w:t>
      </w:r>
      <w:r w:rsidRPr="00DB4775">
        <w:rPr>
          <w:color w:val="1F1F1F"/>
        </w:rPr>
        <w:t xml:space="preserve"> Cross-referencing extracted data to verify the presence of critical physical infrastructure (e.g., imaging machines, operating rooms) and personnel.</w:t>
      </w:r>
    </w:p>
    <w:p w14:paraId="77E0D797" w14:textId="77777777" w:rsidR="00DB4775" w:rsidRPr="00DB4775" w:rsidRDefault="00DB4775">
      <w:pPr>
        <w:numPr>
          <w:ilvl w:val="0"/>
          <w:numId w:val="6"/>
        </w:numPr>
        <w:spacing w:after="160" w:line="276" w:lineRule="auto"/>
        <w:rPr>
          <w:color w:val="1F1F1F"/>
        </w:rPr>
      </w:pPr>
      <w:r w:rsidRPr="00DB4775">
        <w:rPr>
          <w:b/>
          <w:bCs/>
          <w:color w:val="1F1F1F"/>
        </w:rPr>
        <w:t>Medical Desert Detection:</w:t>
      </w:r>
      <w:r w:rsidRPr="00DB4775">
        <w:rPr>
          <w:color w:val="1F1F1F"/>
        </w:rPr>
        <w:t xml:space="preserve"> Geospatial identification of regions lacking critical medical expertise to inform NGO resource allocation.</w:t>
      </w:r>
    </w:p>
    <w:p w14:paraId="07BBAE5A" w14:textId="77777777" w:rsidR="00DB4775" w:rsidRPr="00DB4775" w:rsidRDefault="00DB4775">
      <w:pPr>
        <w:numPr>
          <w:ilvl w:val="0"/>
          <w:numId w:val="6"/>
        </w:numPr>
        <w:spacing w:after="160" w:line="276" w:lineRule="auto"/>
        <w:rPr>
          <w:color w:val="1F1F1F"/>
        </w:rPr>
      </w:pPr>
      <w:r w:rsidRPr="00DB4775">
        <w:rPr>
          <w:b/>
          <w:bCs/>
          <w:color w:val="1F1F1F"/>
        </w:rPr>
        <w:t>Anomaly Detection:</w:t>
      </w:r>
      <w:r w:rsidRPr="00DB4775">
        <w:rPr>
          <w:color w:val="1F1F1F"/>
        </w:rPr>
        <w:t xml:space="preserve"> Automated flagging of logically inconsistent, suspicious, or incomplete capability claims within hospital profiles.</w:t>
      </w:r>
    </w:p>
    <w:p w14:paraId="461C54CA" w14:textId="77777777" w:rsidR="00DB4775" w:rsidRPr="00DB4775" w:rsidRDefault="00DB4775">
      <w:pPr>
        <w:numPr>
          <w:ilvl w:val="0"/>
          <w:numId w:val="6"/>
        </w:numPr>
        <w:spacing w:after="160" w:line="276" w:lineRule="auto"/>
        <w:rPr>
          <w:color w:val="1F1F1F"/>
        </w:rPr>
      </w:pPr>
      <w:r w:rsidRPr="00DB4775">
        <w:rPr>
          <w:b/>
          <w:bCs/>
          <w:color w:val="1F1F1F"/>
        </w:rPr>
        <w:t>Emergency Routing:</w:t>
      </w:r>
      <w:r w:rsidRPr="00DB4775">
        <w:rPr>
          <w:color w:val="1F1F1F"/>
        </w:rPr>
        <w:t xml:space="preserve"> Location-based logic to map patients to the nearest verified facilities equipped to treat their specific analyzed conditions.</w:t>
      </w:r>
    </w:p>
    <w:p w14:paraId="47ED95A9" w14:textId="77777777" w:rsidR="00DB4775" w:rsidRPr="00DB4775" w:rsidRDefault="00DB4775" w:rsidP="00DB4775">
      <w:pPr>
        <w:spacing w:after="160" w:line="276" w:lineRule="auto"/>
        <w:rPr>
          <w:color w:val="1F1F1F"/>
        </w:rPr>
      </w:pPr>
      <w:r w:rsidRPr="00DB4775">
        <w:rPr>
          <w:b/>
          <w:bCs/>
          <w:color w:val="1F1F1F"/>
        </w:rPr>
        <w:t>C. System &amp; Administrative Capabilities</w:t>
      </w:r>
    </w:p>
    <w:p w14:paraId="00934ACB" w14:textId="77777777" w:rsidR="00DB4775" w:rsidRPr="00DB4775" w:rsidRDefault="00DB4775">
      <w:pPr>
        <w:numPr>
          <w:ilvl w:val="0"/>
          <w:numId w:val="7"/>
        </w:numPr>
        <w:spacing w:after="160" w:line="276" w:lineRule="auto"/>
        <w:rPr>
          <w:color w:val="1F1F1F"/>
        </w:rPr>
      </w:pPr>
      <w:r w:rsidRPr="00DB4775">
        <w:rPr>
          <w:b/>
          <w:bCs/>
          <w:color w:val="1F1F1F"/>
        </w:rPr>
        <w:t>Agentic Planning System:</w:t>
      </w:r>
      <w:r w:rsidRPr="00DB4775">
        <w:rPr>
          <w:color w:val="1F1F1F"/>
        </w:rPr>
        <w:t xml:space="preserve"> A multi-step, natural language reasoning pipeline accessible to non-technical NGO planners.</w:t>
      </w:r>
    </w:p>
    <w:p w14:paraId="2DA8EB6B" w14:textId="77777777" w:rsidR="00DB4775" w:rsidRPr="00DB4775" w:rsidRDefault="00DB4775">
      <w:pPr>
        <w:numPr>
          <w:ilvl w:val="0"/>
          <w:numId w:val="7"/>
        </w:numPr>
        <w:spacing w:after="160" w:line="276" w:lineRule="auto"/>
        <w:rPr>
          <w:color w:val="1F1F1F"/>
        </w:rPr>
      </w:pPr>
      <w:r w:rsidRPr="00DB4775">
        <w:rPr>
          <w:b/>
          <w:bCs/>
          <w:color w:val="1F1F1F"/>
        </w:rPr>
        <w:t>Traceability &amp; Auditing:</w:t>
      </w:r>
      <w:r w:rsidRPr="00DB4775">
        <w:rPr>
          <w:color w:val="1F1F1F"/>
        </w:rPr>
        <w:t xml:space="preserve"> Row-level and agentic-step-level citations tracking every AI claim back to its source data, logged via MLflow.</w:t>
      </w:r>
    </w:p>
    <w:p w14:paraId="445C3F04" w14:textId="77777777" w:rsidR="00DB4775" w:rsidRPr="00DB4775" w:rsidRDefault="00DB4775">
      <w:pPr>
        <w:numPr>
          <w:ilvl w:val="0"/>
          <w:numId w:val="7"/>
        </w:numPr>
        <w:spacing w:after="160" w:line="276" w:lineRule="auto"/>
        <w:rPr>
          <w:color w:val="1F1F1F"/>
        </w:rPr>
      </w:pPr>
      <w:r w:rsidRPr="00DB4775">
        <w:rPr>
          <w:b/>
          <w:bCs/>
          <w:color w:val="1F1F1F"/>
        </w:rPr>
        <w:t>Geospatial Visualization:</w:t>
      </w:r>
      <w:r w:rsidRPr="00DB4775">
        <w:rPr>
          <w:color w:val="1F1F1F"/>
        </w:rPr>
        <w:t xml:space="preserve"> Interactive, live map rendering of facility coverage and identified gap regions.</w:t>
      </w:r>
    </w:p>
    <w:p w14:paraId="21EA44F3" w14:textId="77777777" w:rsidR="00DB4775" w:rsidRPr="00DB4775" w:rsidRDefault="00DB4775">
      <w:pPr>
        <w:numPr>
          <w:ilvl w:val="0"/>
          <w:numId w:val="7"/>
        </w:numPr>
        <w:spacing w:after="160" w:line="276" w:lineRule="auto"/>
        <w:rPr>
          <w:color w:val="1F1F1F"/>
        </w:rPr>
      </w:pPr>
      <w:r w:rsidRPr="00DB4775">
        <w:rPr>
          <w:b/>
          <w:bCs/>
          <w:color w:val="1F1F1F"/>
        </w:rPr>
        <w:t>Security &amp; Access:</w:t>
      </w:r>
      <w:r w:rsidRPr="00DB4775">
        <w:rPr>
          <w:color w:val="1F1F1F"/>
        </w:rPr>
        <w:t xml:space="preserve"> User authentication and strict Role-Based Access Control (RBAC) across the platform.</w:t>
      </w:r>
    </w:p>
    <w:p w14:paraId="3363DAD2" w14:textId="77777777" w:rsidR="00DB4775" w:rsidRPr="00DB4775" w:rsidRDefault="00DB4775" w:rsidP="00DB4775">
      <w:pPr>
        <w:spacing w:after="160" w:line="276" w:lineRule="auto"/>
        <w:rPr>
          <w:color w:val="1F1F1F"/>
        </w:rPr>
      </w:pPr>
      <w:r w:rsidRPr="00DB4775">
        <w:rPr>
          <w:b/>
          <w:bCs/>
          <w:color w:val="1F1F1F"/>
        </w:rPr>
        <w:t>Out of Scope</w:t>
      </w:r>
    </w:p>
    <w:p w14:paraId="18CE7B24" w14:textId="77777777" w:rsidR="00DB4775" w:rsidRPr="00DB4775" w:rsidRDefault="00DB4775" w:rsidP="00DB4775">
      <w:pPr>
        <w:spacing w:after="160" w:line="276" w:lineRule="auto"/>
        <w:rPr>
          <w:color w:val="1F1F1F"/>
        </w:rPr>
      </w:pPr>
      <w:r w:rsidRPr="00DB4775">
        <w:rPr>
          <w:color w:val="1F1F1F"/>
        </w:rPr>
        <w:t>To maintain system focus and security compliance, the following are explicitly excluded from this release:</w:t>
      </w:r>
    </w:p>
    <w:p w14:paraId="4456C72E" w14:textId="77777777" w:rsidR="00DB4775" w:rsidRPr="00DB4775" w:rsidRDefault="00DB4775">
      <w:pPr>
        <w:numPr>
          <w:ilvl w:val="0"/>
          <w:numId w:val="8"/>
        </w:numPr>
        <w:spacing w:after="160" w:line="276" w:lineRule="auto"/>
        <w:rPr>
          <w:color w:val="1F1F1F"/>
        </w:rPr>
      </w:pPr>
      <w:r w:rsidRPr="00DB4775">
        <w:rPr>
          <w:b/>
          <w:bCs/>
          <w:color w:val="1F1F1F"/>
        </w:rPr>
        <w:t>Direct Hardware Integration:</w:t>
      </w:r>
      <w:r w:rsidRPr="00DB4775">
        <w:rPr>
          <w:color w:val="1F1F1F"/>
        </w:rPr>
        <w:t xml:space="preserve"> The system will not interface directly with medical hardware (e.g., live feeds from OCT/Slit-Lamp machines); it strictly processes pre-captured uploads.</w:t>
      </w:r>
    </w:p>
    <w:p w14:paraId="502404E7" w14:textId="77777777" w:rsidR="00DB4775" w:rsidRPr="00DB4775" w:rsidRDefault="00DB4775">
      <w:pPr>
        <w:numPr>
          <w:ilvl w:val="0"/>
          <w:numId w:val="8"/>
        </w:numPr>
        <w:spacing w:after="160" w:line="276" w:lineRule="auto"/>
        <w:rPr>
          <w:color w:val="1F1F1F"/>
        </w:rPr>
      </w:pPr>
      <w:r w:rsidRPr="00DB4775">
        <w:rPr>
          <w:b/>
          <w:bCs/>
          <w:color w:val="1F1F1F"/>
        </w:rPr>
        <w:t>External Biometric Processing:</w:t>
      </w:r>
      <w:r w:rsidRPr="00DB4775">
        <w:rPr>
          <w:color w:val="1F1F1F"/>
        </w:rPr>
        <w:t xml:space="preserve"> Patient health data will not be processed through external or third-party cloud APIs. All diagnostic AI inference must remain localized.</w:t>
      </w:r>
    </w:p>
    <w:p w14:paraId="10DCFFEA" w14:textId="77777777" w:rsidR="00DB4775" w:rsidRPr="00DB4775" w:rsidRDefault="00DB4775">
      <w:pPr>
        <w:numPr>
          <w:ilvl w:val="0"/>
          <w:numId w:val="8"/>
        </w:numPr>
        <w:spacing w:after="160" w:line="276" w:lineRule="auto"/>
        <w:rPr>
          <w:color w:val="1F1F1F"/>
        </w:rPr>
      </w:pPr>
      <w:r w:rsidRPr="00DB4775">
        <w:rPr>
          <w:b/>
          <w:bCs/>
          <w:color w:val="1F1F1F"/>
        </w:rPr>
        <w:t>Medical Treatment Authority:</w:t>
      </w:r>
      <w:r w:rsidRPr="00DB4775">
        <w:rPr>
          <w:color w:val="1F1F1F"/>
        </w:rPr>
        <w:t xml:space="preserve"> The system does not provide certified medical treatment plans, nor does it act as a definitive replacement for licensed human ophthalmologists.</w:t>
      </w:r>
    </w:p>
    <w:p w14:paraId="793DB413" w14:textId="77777777" w:rsidR="00DB4775" w:rsidRDefault="00DB4775">
      <w:pPr>
        <w:numPr>
          <w:ilvl w:val="0"/>
          <w:numId w:val="8"/>
        </w:numPr>
        <w:spacing w:after="160" w:line="276" w:lineRule="auto"/>
        <w:rPr>
          <w:color w:val="1F1F1F"/>
        </w:rPr>
      </w:pPr>
      <w:r w:rsidRPr="00DB4775">
        <w:rPr>
          <w:b/>
          <w:bCs/>
          <w:color w:val="1F1F1F"/>
        </w:rPr>
        <w:t>Practitioner Tracking:</w:t>
      </w:r>
      <w:r w:rsidRPr="00DB4775">
        <w:rPr>
          <w:color w:val="1F1F1F"/>
        </w:rPr>
        <w:t xml:space="preserve"> The system will not track individual doctor movements or personal medical credentials beyond aggregate, facility-level data.</w:t>
      </w:r>
    </w:p>
    <w:p w14:paraId="5D654A7D" w14:textId="1FFE48DB" w:rsidR="00184458" w:rsidRPr="00DB4775" w:rsidRDefault="00000000" w:rsidP="00DB4775">
      <w:pPr>
        <w:spacing w:after="160" w:line="276" w:lineRule="auto"/>
        <w:ind w:left="720"/>
        <w:rPr>
          <w:color w:val="1F1F1F"/>
        </w:rPr>
      </w:pPr>
      <w:r>
        <w:lastRenderedPageBreak/>
        <w:pict w14:anchorId="3BF351C4">
          <v:rect id="_x0000_i1028" style="width:0;height:1.5pt" o:hralign="center" o:hrstd="t" o:hr="t" fillcolor="#a0a0a0" stroked="f"/>
        </w:pict>
      </w:r>
    </w:p>
    <w:p w14:paraId="7D38BD46" w14:textId="77777777" w:rsidR="00DB4775" w:rsidRPr="00DB4775" w:rsidRDefault="00DB4775" w:rsidP="00DB4775">
      <w:pPr>
        <w:spacing w:after="160" w:line="276" w:lineRule="auto"/>
        <w:rPr>
          <w:b/>
          <w:bCs/>
          <w:color w:val="1F1F1F"/>
        </w:rPr>
      </w:pPr>
      <w:r w:rsidRPr="00DB4775">
        <w:rPr>
          <w:b/>
          <w:bCs/>
          <w:color w:val="1F1F1F"/>
        </w:rPr>
        <w:t>1.3 Definitions, Acronyms, and Abbreviations</w:t>
      </w:r>
    </w:p>
    <w:p w14:paraId="04C2309A" w14:textId="77777777" w:rsidR="00DB4775" w:rsidRPr="00DB4775" w:rsidRDefault="00DB4775" w:rsidP="00DB4775">
      <w:pPr>
        <w:spacing w:after="160" w:line="276" w:lineRule="auto"/>
        <w:rPr>
          <w:color w:val="1F1F1F"/>
        </w:rPr>
      </w:pPr>
      <w:r w:rsidRPr="00DB4775">
        <w:rPr>
          <w:color w:val="1F1F1F"/>
        </w:rPr>
        <w:t>This section defines all domain-specific terminology, acronyms, tools, and models utilized throughout this document to ensure consistent interpretation.</w:t>
      </w:r>
    </w:p>
    <w:tbl>
      <w:tblPr>
        <w:tblW w:w="0" w:type="auto"/>
        <w:tblCellSpacing w:w="15" w:type="dxa"/>
        <w:tblCellMar>
          <w:left w:w="0" w:type="dxa"/>
          <w:right w:w="0" w:type="dxa"/>
        </w:tblCellMar>
        <w:tblLook w:val="04A0" w:firstRow="1" w:lastRow="0" w:firstColumn="1" w:lastColumn="0" w:noHBand="0" w:noVBand="1"/>
      </w:tblPr>
      <w:tblGrid>
        <w:gridCol w:w="1883"/>
        <w:gridCol w:w="1338"/>
        <w:gridCol w:w="6123"/>
      </w:tblGrid>
      <w:tr w:rsidR="00DB4775" w:rsidRPr="00DB4775" w14:paraId="6730EB0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F3553" w14:textId="77777777" w:rsidR="00DB4775" w:rsidRPr="00DB4775" w:rsidRDefault="00DB4775" w:rsidP="00DB4775">
            <w:pPr>
              <w:spacing w:after="160" w:line="276" w:lineRule="auto"/>
              <w:rPr>
                <w:b/>
                <w:bCs/>
                <w:color w:val="1F1F1F"/>
              </w:rPr>
            </w:pPr>
            <w:r w:rsidRPr="00DB4775">
              <w:rPr>
                <w:b/>
                <w:bCs/>
                <w:color w:val="1F1F1F"/>
              </w:rPr>
              <w:t>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3D7F87" w14:textId="77777777" w:rsidR="00DB4775" w:rsidRPr="00DB4775" w:rsidRDefault="00DB4775" w:rsidP="00DB4775">
            <w:pPr>
              <w:spacing w:after="160" w:line="276" w:lineRule="auto"/>
              <w:rPr>
                <w:b/>
                <w:bCs/>
                <w:color w:val="1F1F1F"/>
              </w:rPr>
            </w:pPr>
            <w:r w:rsidRPr="00DB4775">
              <w:rPr>
                <w:b/>
                <w:bCs/>
                <w:color w:val="1F1F1F"/>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5237BB" w14:textId="77777777" w:rsidR="00DB4775" w:rsidRPr="00DB4775" w:rsidRDefault="00DB4775" w:rsidP="00DB4775">
            <w:pPr>
              <w:spacing w:after="160" w:line="276" w:lineRule="auto"/>
              <w:rPr>
                <w:b/>
                <w:bCs/>
                <w:color w:val="1F1F1F"/>
              </w:rPr>
            </w:pPr>
            <w:r w:rsidRPr="00DB4775">
              <w:rPr>
                <w:b/>
                <w:bCs/>
                <w:color w:val="1F1F1F"/>
              </w:rPr>
              <w:t>Description</w:t>
            </w:r>
          </w:p>
        </w:tc>
      </w:tr>
      <w:tr w:rsidR="00DB4775" w:rsidRPr="00DB4775" w14:paraId="7153237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B57389" w14:textId="77777777" w:rsidR="00DB4775" w:rsidRPr="00DB4775" w:rsidRDefault="00DB4775" w:rsidP="00DB4775">
            <w:pPr>
              <w:spacing w:after="160" w:line="276" w:lineRule="auto"/>
              <w:rPr>
                <w:color w:val="1F1F1F"/>
              </w:rPr>
            </w:pPr>
            <w:r w:rsidRPr="00DB4775">
              <w:rPr>
                <w:color w:val="1F1F1F"/>
              </w:rPr>
              <w:t>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1E429B"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E2D77" w14:textId="77777777" w:rsidR="00DB4775" w:rsidRPr="00DB4775" w:rsidRDefault="00DB4775" w:rsidP="00DB4775">
            <w:pPr>
              <w:spacing w:after="160" w:line="276" w:lineRule="auto"/>
              <w:rPr>
                <w:color w:val="1F1F1F"/>
              </w:rPr>
            </w:pPr>
            <w:r w:rsidRPr="00DB4775">
              <w:rPr>
                <w:color w:val="1F1F1F"/>
              </w:rPr>
              <w:t>Artificial Intelligence.</w:t>
            </w:r>
          </w:p>
        </w:tc>
      </w:tr>
      <w:tr w:rsidR="00DB4775" w:rsidRPr="00DB4775" w14:paraId="42910C7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57CE1" w14:textId="77777777" w:rsidR="00DB4775" w:rsidRPr="00DB4775" w:rsidRDefault="00DB4775" w:rsidP="00DB4775">
            <w:pPr>
              <w:spacing w:after="160" w:line="276" w:lineRule="auto"/>
              <w:rPr>
                <w:color w:val="1F1F1F"/>
              </w:rPr>
            </w:pPr>
            <w:r w:rsidRPr="00DB4775">
              <w:rPr>
                <w:color w:val="1F1F1F"/>
              </w:rPr>
              <w:t>CFP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1490FE"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B1E2B" w14:textId="77777777" w:rsidR="00DB4775" w:rsidRPr="00DB4775" w:rsidRDefault="00DB4775" w:rsidP="00DB4775">
            <w:pPr>
              <w:spacing w:after="160" w:line="276" w:lineRule="auto"/>
              <w:rPr>
                <w:color w:val="1F1F1F"/>
              </w:rPr>
            </w:pPr>
            <w:r w:rsidRPr="00DB4775">
              <w:rPr>
                <w:color w:val="1F1F1F"/>
              </w:rPr>
              <w:t>Color Fundus Photography (diagnostic imaging of the posterior segment of the eye).</w:t>
            </w:r>
          </w:p>
        </w:tc>
      </w:tr>
      <w:tr w:rsidR="00DB4775" w:rsidRPr="00DB4775" w14:paraId="132491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74D6D" w14:textId="77777777" w:rsidR="00DB4775" w:rsidRPr="00DB4775" w:rsidRDefault="00DB4775" w:rsidP="00DB4775">
            <w:pPr>
              <w:spacing w:after="160" w:line="276" w:lineRule="auto"/>
              <w:rPr>
                <w:color w:val="1F1F1F"/>
              </w:rPr>
            </w:pPr>
            <w:r w:rsidRPr="00DB4775">
              <w:rPr>
                <w:color w:val="1F1F1F"/>
              </w:rPr>
              <w:t>ComfyUI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22A89"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69EBE" w14:textId="77777777" w:rsidR="00DB4775" w:rsidRPr="00DB4775" w:rsidRDefault="00DB4775" w:rsidP="00DB4775">
            <w:pPr>
              <w:spacing w:after="160" w:line="276" w:lineRule="auto"/>
              <w:rPr>
                <w:color w:val="1F1F1F"/>
              </w:rPr>
            </w:pPr>
            <w:r w:rsidRPr="00DB4775">
              <w:rPr>
                <w:color w:val="1F1F1F"/>
              </w:rPr>
              <w:t>Node-based visual interface utilized for routing the FLUX.2 to Wan 2.2 pipeline.</w:t>
            </w:r>
          </w:p>
        </w:tc>
      </w:tr>
      <w:tr w:rsidR="00DB4775" w:rsidRPr="00DB4775" w14:paraId="6515CD8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84B76" w14:textId="77777777" w:rsidR="00DB4775" w:rsidRPr="00DB4775" w:rsidRDefault="00DB4775" w:rsidP="00DB4775">
            <w:pPr>
              <w:spacing w:after="160" w:line="276" w:lineRule="auto"/>
              <w:rPr>
                <w:color w:val="1F1F1F"/>
              </w:rPr>
            </w:pPr>
            <w:r w:rsidRPr="00DB4775">
              <w:rPr>
                <w:color w:val="1F1F1F"/>
              </w:rPr>
              <w:t>CrewAI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73FBF8"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963255" w14:textId="77777777" w:rsidR="00DB4775" w:rsidRPr="00DB4775" w:rsidRDefault="00DB4775" w:rsidP="00DB4775">
            <w:pPr>
              <w:spacing w:after="160" w:line="276" w:lineRule="auto"/>
              <w:rPr>
                <w:color w:val="1F1F1F"/>
              </w:rPr>
            </w:pPr>
            <w:r w:rsidRPr="00DB4775">
              <w:rPr>
                <w:color w:val="1F1F1F"/>
              </w:rPr>
              <w:t>Role-based multi-agent orchestration framework.</w:t>
            </w:r>
          </w:p>
        </w:tc>
      </w:tr>
      <w:tr w:rsidR="00DB4775" w:rsidRPr="00DB4775" w14:paraId="0810890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7AAE67" w14:textId="77777777" w:rsidR="00DB4775" w:rsidRPr="00DB4775" w:rsidRDefault="00DB4775" w:rsidP="00DB4775">
            <w:pPr>
              <w:spacing w:after="160" w:line="276" w:lineRule="auto"/>
              <w:rPr>
                <w:color w:val="1F1F1F"/>
              </w:rPr>
            </w:pPr>
            <w:r w:rsidRPr="00DB4775">
              <w:rPr>
                <w:color w:val="1F1F1F"/>
              </w:rPr>
              <w:t>FAISS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8170A5"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B51DD" w14:textId="77777777" w:rsidR="00DB4775" w:rsidRPr="00DB4775" w:rsidRDefault="00DB4775" w:rsidP="00DB4775">
            <w:pPr>
              <w:spacing w:after="160" w:line="276" w:lineRule="auto"/>
              <w:rPr>
                <w:color w:val="1F1F1F"/>
              </w:rPr>
            </w:pPr>
            <w:r w:rsidRPr="00DB4775">
              <w:rPr>
                <w:color w:val="1F1F1F"/>
              </w:rPr>
              <w:t>Facebook AI Similarity Search – vector similarity library for RAG.</w:t>
            </w:r>
          </w:p>
        </w:tc>
      </w:tr>
      <w:tr w:rsidR="00DB4775" w:rsidRPr="00DB4775" w14:paraId="6FF817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65307F" w14:textId="77777777" w:rsidR="00DB4775" w:rsidRPr="00DB4775" w:rsidRDefault="00DB4775" w:rsidP="00DB4775">
            <w:pPr>
              <w:spacing w:after="160" w:line="276" w:lineRule="auto"/>
              <w:rPr>
                <w:color w:val="1F1F1F"/>
              </w:rPr>
            </w:pPr>
            <w:r w:rsidRPr="00DB4775">
              <w:rPr>
                <w:color w:val="1F1F1F"/>
              </w:rPr>
              <w:t>FLUX.2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2745F" w14:textId="77777777" w:rsidR="00DB4775" w:rsidRPr="00DB4775" w:rsidRDefault="00DB4775" w:rsidP="00DB4775">
            <w:pPr>
              <w:spacing w:after="160" w:line="276" w:lineRule="auto"/>
              <w:rPr>
                <w:color w:val="1F1F1F"/>
              </w:rPr>
            </w:pPr>
            <w:r w:rsidRPr="00DB4775">
              <w:rPr>
                <w:color w:val="1F1F1F"/>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71A48" w14:textId="77777777" w:rsidR="00DB4775" w:rsidRPr="00DB4775" w:rsidRDefault="00DB4775" w:rsidP="00DB4775">
            <w:pPr>
              <w:spacing w:after="160" w:line="276" w:lineRule="auto"/>
              <w:rPr>
                <w:color w:val="1F1F1F"/>
              </w:rPr>
            </w:pPr>
            <w:r w:rsidRPr="00DB4775">
              <w:rPr>
                <w:color w:val="1F1F1F"/>
              </w:rPr>
              <w:t>Open-source image generation model utilized for medical illustration creation.</w:t>
            </w:r>
          </w:p>
        </w:tc>
      </w:tr>
      <w:tr w:rsidR="00DB4775" w:rsidRPr="00DB4775" w14:paraId="08D1A0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B2C656" w14:textId="77777777" w:rsidR="00DB4775" w:rsidRPr="00DB4775" w:rsidRDefault="00DB4775" w:rsidP="00DB4775">
            <w:pPr>
              <w:spacing w:after="160" w:line="276" w:lineRule="auto"/>
              <w:rPr>
                <w:color w:val="1F1F1F"/>
              </w:rPr>
            </w:pPr>
            <w:r w:rsidRPr="00DB4775">
              <w:rPr>
                <w:color w:val="1F1F1F"/>
              </w:rPr>
              <w:t>Genie / Text2SQL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F98A6"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FF61E" w14:textId="77777777" w:rsidR="00DB4775" w:rsidRPr="00DB4775" w:rsidRDefault="00DB4775" w:rsidP="00DB4775">
            <w:pPr>
              <w:spacing w:after="160" w:line="276" w:lineRule="auto"/>
              <w:rPr>
                <w:color w:val="1F1F1F"/>
              </w:rPr>
            </w:pPr>
            <w:r w:rsidRPr="00DB4775">
              <w:rPr>
                <w:color w:val="1F1F1F"/>
              </w:rPr>
              <w:t>Databricks natural language to SQL query interface.</w:t>
            </w:r>
          </w:p>
        </w:tc>
      </w:tr>
      <w:tr w:rsidR="00DB4775" w:rsidRPr="00DB4775" w14:paraId="5DB7072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FDE921" w14:textId="77777777" w:rsidR="00DB4775" w:rsidRPr="00DB4775" w:rsidRDefault="00DB4775" w:rsidP="00DB4775">
            <w:pPr>
              <w:spacing w:after="160" w:line="276" w:lineRule="auto"/>
              <w:rPr>
                <w:color w:val="1F1F1F"/>
              </w:rPr>
            </w:pPr>
            <w:r w:rsidRPr="00DB4775">
              <w:rPr>
                <w:color w:val="1F1F1F"/>
              </w:rPr>
              <w:t>GUI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57911"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27889" w14:textId="77777777" w:rsidR="00DB4775" w:rsidRPr="00DB4775" w:rsidRDefault="00DB4775" w:rsidP="00DB4775">
            <w:pPr>
              <w:spacing w:after="160" w:line="276" w:lineRule="auto"/>
              <w:rPr>
                <w:color w:val="1F1F1F"/>
              </w:rPr>
            </w:pPr>
            <w:r w:rsidRPr="00DB4775">
              <w:rPr>
                <w:color w:val="1F1F1F"/>
              </w:rPr>
              <w:t>Graphical User Interface.</w:t>
            </w:r>
          </w:p>
        </w:tc>
      </w:tr>
      <w:tr w:rsidR="00DB4775" w:rsidRPr="00DB4775" w14:paraId="125C20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AEFEF" w14:textId="77777777" w:rsidR="00DB4775" w:rsidRPr="00DB4775" w:rsidRDefault="00DB4775" w:rsidP="00DB4775">
            <w:pPr>
              <w:spacing w:after="160" w:line="276" w:lineRule="auto"/>
              <w:rPr>
                <w:color w:val="1F1F1F"/>
              </w:rPr>
            </w:pPr>
            <w:r w:rsidRPr="00DB4775">
              <w:rPr>
                <w:color w:val="1F1F1F"/>
              </w:rPr>
              <w:t>IDP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F39292"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AB058" w14:textId="77777777" w:rsidR="00DB4775" w:rsidRPr="00DB4775" w:rsidRDefault="00DB4775" w:rsidP="00DB4775">
            <w:pPr>
              <w:spacing w:after="160" w:line="276" w:lineRule="auto"/>
              <w:rPr>
                <w:color w:val="1F1F1F"/>
              </w:rPr>
            </w:pPr>
            <w:r w:rsidRPr="00DB4775">
              <w:rPr>
                <w:color w:val="1F1F1F"/>
              </w:rPr>
              <w:t>Intelligent Document Parsing.</w:t>
            </w:r>
          </w:p>
        </w:tc>
      </w:tr>
      <w:tr w:rsidR="00DB4775" w:rsidRPr="00DB4775" w14:paraId="25A998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4E87D" w14:textId="77777777" w:rsidR="00DB4775" w:rsidRPr="00DB4775" w:rsidRDefault="00DB4775" w:rsidP="00DB4775">
            <w:pPr>
              <w:spacing w:after="160" w:line="276" w:lineRule="auto"/>
              <w:rPr>
                <w:color w:val="1F1F1F"/>
              </w:rPr>
            </w:pPr>
            <w:r w:rsidRPr="00DB4775">
              <w:rPr>
                <w:color w:val="1F1F1F"/>
              </w:rPr>
              <w:t>IDP Agent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380471" w14:textId="77777777" w:rsidR="00DB4775" w:rsidRPr="00DB4775" w:rsidRDefault="00DB4775" w:rsidP="00DB4775">
            <w:pPr>
              <w:spacing w:after="160" w:line="276" w:lineRule="auto"/>
              <w:rPr>
                <w:color w:val="1F1F1F"/>
              </w:rPr>
            </w:pPr>
            <w:r w:rsidRPr="00DB4775">
              <w:rPr>
                <w:color w:val="1F1F1F"/>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F0E6F" w14:textId="77777777" w:rsidR="00DB4775" w:rsidRPr="00DB4775" w:rsidRDefault="00DB4775" w:rsidP="00DB4775">
            <w:pPr>
              <w:spacing w:after="160" w:line="276" w:lineRule="auto"/>
              <w:rPr>
                <w:color w:val="1F1F1F"/>
              </w:rPr>
            </w:pPr>
            <w:r w:rsidRPr="00DB4775">
              <w:rPr>
                <w:color w:val="1F1F1F"/>
              </w:rPr>
              <w:t>An autonomous AI agent that reads unstructured documents, extracts structured medical facility data, verifies claims, detects anomalies, and reasons over gaps.</w:t>
            </w:r>
          </w:p>
        </w:tc>
      </w:tr>
      <w:tr w:rsidR="00DB4775" w:rsidRPr="00DB4775" w14:paraId="1D1B891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34724" w14:textId="77777777" w:rsidR="00DB4775" w:rsidRPr="00DB4775" w:rsidRDefault="00DB4775" w:rsidP="00DB4775">
            <w:pPr>
              <w:spacing w:after="160" w:line="276" w:lineRule="auto"/>
              <w:rPr>
                <w:color w:val="1F1F1F"/>
              </w:rPr>
            </w:pPr>
            <w:r w:rsidRPr="00DB4775">
              <w:rPr>
                <w:color w:val="1F1F1F"/>
              </w:rPr>
              <w:lastRenderedPageBreak/>
              <w:t>LanceDB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DD1A8C"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507169" w14:textId="77777777" w:rsidR="00DB4775" w:rsidRPr="00DB4775" w:rsidRDefault="00DB4775" w:rsidP="00DB4775">
            <w:pPr>
              <w:spacing w:after="160" w:line="276" w:lineRule="auto"/>
              <w:rPr>
                <w:color w:val="1F1F1F"/>
              </w:rPr>
            </w:pPr>
            <w:r w:rsidRPr="00DB4775">
              <w:rPr>
                <w:color w:val="1F1F1F"/>
              </w:rPr>
              <w:t>Open-source embedded vector database optimized for AI workloads.</w:t>
            </w:r>
          </w:p>
        </w:tc>
      </w:tr>
      <w:tr w:rsidR="00DB4775" w:rsidRPr="00DB4775" w14:paraId="0A94ACC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5DBF7" w14:textId="77777777" w:rsidR="00DB4775" w:rsidRPr="00DB4775" w:rsidRDefault="00DB4775" w:rsidP="00DB4775">
            <w:pPr>
              <w:spacing w:after="160" w:line="276" w:lineRule="auto"/>
              <w:rPr>
                <w:color w:val="1F1F1F"/>
              </w:rPr>
            </w:pPr>
            <w:r w:rsidRPr="00DB4775">
              <w:rPr>
                <w:color w:val="1F1F1F"/>
              </w:rPr>
              <w:t>LangGraph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B47291"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9BE45E" w14:textId="77777777" w:rsidR="00DB4775" w:rsidRPr="00DB4775" w:rsidRDefault="00DB4775" w:rsidP="00DB4775">
            <w:pPr>
              <w:spacing w:after="160" w:line="276" w:lineRule="auto"/>
              <w:rPr>
                <w:color w:val="1F1F1F"/>
              </w:rPr>
            </w:pPr>
            <w:r w:rsidRPr="00DB4775">
              <w:rPr>
                <w:color w:val="1F1F1F"/>
              </w:rPr>
              <w:t>Graph-based LLM orchestration framework for agentic workflows.</w:t>
            </w:r>
          </w:p>
        </w:tc>
      </w:tr>
      <w:tr w:rsidR="00DB4775" w:rsidRPr="00DB4775" w14:paraId="4DFE4ED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B47AAD" w14:textId="77777777" w:rsidR="00DB4775" w:rsidRPr="00DB4775" w:rsidRDefault="00DB4775" w:rsidP="00DB4775">
            <w:pPr>
              <w:spacing w:after="160" w:line="276" w:lineRule="auto"/>
              <w:rPr>
                <w:color w:val="1F1F1F"/>
              </w:rPr>
            </w:pPr>
            <w:r w:rsidRPr="00DB4775">
              <w:rPr>
                <w:color w:val="1F1F1F"/>
              </w:rPr>
              <w:t>LlamaIndex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D2FD6A"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098AF" w14:textId="77777777" w:rsidR="00DB4775" w:rsidRPr="00DB4775" w:rsidRDefault="00DB4775" w:rsidP="00DB4775">
            <w:pPr>
              <w:spacing w:after="160" w:line="276" w:lineRule="auto"/>
              <w:rPr>
                <w:color w:val="1F1F1F"/>
              </w:rPr>
            </w:pPr>
            <w:r w:rsidRPr="00DB4775">
              <w:rPr>
                <w:color w:val="1F1F1F"/>
              </w:rPr>
              <w:t>Data framework for LLM applications, specialized for RAG pipelines.</w:t>
            </w:r>
          </w:p>
        </w:tc>
      </w:tr>
      <w:tr w:rsidR="00DB4775" w:rsidRPr="00DB4775" w14:paraId="606E39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42D3B" w14:textId="77777777" w:rsidR="00DB4775" w:rsidRPr="00DB4775" w:rsidRDefault="00DB4775" w:rsidP="00DB4775">
            <w:pPr>
              <w:spacing w:after="160" w:line="276" w:lineRule="auto"/>
              <w:rPr>
                <w:color w:val="1F1F1F"/>
              </w:rPr>
            </w:pPr>
            <w:r w:rsidRPr="00DB4775">
              <w:rPr>
                <w:color w:val="1F1F1F"/>
              </w:rPr>
              <w:t>LLM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E80C11"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23EE00" w14:textId="77777777" w:rsidR="00DB4775" w:rsidRPr="00DB4775" w:rsidRDefault="00DB4775" w:rsidP="00DB4775">
            <w:pPr>
              <w:spacing w:after="160" w:line="276" w:lineRule="auto"/>
              <w:rPr>
                <w:color w:val="1F1F1F"/>
              </w:rPr>
            </w:pPr>
            <w:r w:rsidRPr="00DB4775">
              <w:rPr>
                <w:color w:val="1F1F1F"/>
              </w:rPr>
              <w:t>Large Language Model.</w:t>
            </w:r>
          </w:p>
        </w:tc>
      </w:tr>
      <w:tr w:rsidR="00DB4775" w:rsidRPr="00DB4775" w14:paraId="06697B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B6392" w14:textId="77777777" w:rsidR="00DB4775" w:rsidRPr="00DB4775" w:rsidRDefault="00DB4775" w:rsidP="00DB4775">
            <w:pPr>
              <w:spacing w:after="160" w:line="276" w:lineRule="auto"/>
              <w:rPr>
                <w:color w:val="1F1F1F"/>
              </w:rPr>
            </w:pPr>
            <w:r w:rsidRPr="00DB4775">
              <w:rPr>
                <w:color w:val="1F1F1F"/>
              </w:rPr>
              <w:t>Medical Desert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47E07D" w14:textId="77777777" w:rsidR="00DB4775" w:rsidRPr="00DB4775" w:rsidRDefault="00DB4775" w:rsidP="00DB4775">
            <w:pPr>
              <w:spacing w:after="160" w:line="276" w:lineRule="auto"/>
              <w:rPr>
                <w:color w:val="1F1F1F"/>
              </w:rPr>
            </w:pPr>
            <w:r w:rsidRPr="00DB4775">
              <w:rPr>
                <w:color w:val="1F1F1F"/>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BC60B" w14:textId="77777777" w:rsidR="00DB4775" w:rsidRPr="00DB4775" w:rsidRDefault="00DB4775" w:rsidP="00DB4775">
            <w:pPr>
              <w:spacing w:after="160" w:line="276" w:lineRule="auto"/>
              <w:rPr>
                <w:color w:val="1F1F1F"/>
              </w:rPr>
            </w:pPr>
            <w:r w:rsidRPr="00DB4775">
              <w:rPr>
                <w:color w:val="1F1F1F"/>
              </w:rPr>
              <w:t>A geographic region where patients cannot access the critical medical specialties or equipment required to treat their condition within a feasible travel time.</w:t>
            </w:r>
          </w:p>
        </w:tc>
      </w:tr>
      <w:tr w:rsidR="00DB4775" w:rsidRPr="00DB4775" w14:paraId="2D105A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AFC502" w14:textId="77777777" w:rsidR="00DB4775" w:rsidRPr="00DB4775" w:rsidRDefault="00DB4775" w:rsidP="00DB4775">
            <w:pPr>
              <w:spacing w:after="160" w:line="276" w:lineRule="auto"/>
              <w:rPr>
                <w:color w:val="1F1F1F"/>
              </w:rPr>
            </w:pPr>
            <w:r w:rsidRPr="00DB4775">
              <w:rPr>
                <w:color w:val="1F1F1F"/>
              </w:rPr>
              <w:t>MLflow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5A61B"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62457B" w14:textId="77777777" w:rsidR="00DB4775" w:rsidRPr="00DB4775" w:rsidRDefault="00DB4775" w:rsidP="00DB4775">
            <w:pPr>
              <w:spacing w:after="160" w:line="276" w:lineRule="auto"/>
              <w:rPr>
                <w:color w:val="1F1F1F"/>
              </w:rPr>
            </w:pPr>
            <w:r w:rsidRPr="00DB4775">
              <w:rPr>
                <w:color w:val="1F1F1F"/>
              </w:rPr>
              <w:t>Open-source ML lifecycle and experiment tracking platform (Databricks).</w:t>
            </w:r>
          </w:p>
        </w:tc>
      </w:tr>
      <w:tr w:rsidR="00DB4775" w:rsidRPr="00DB4775" w14:paraId="3E19E16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11A2F" w14:textId="77777777" w:rsidR="00DB4775" w:rsidRPr="00DB4775" w:rsidRDefault="00DB4775" w:rsidP="00DB4775">
            <w:pPr>
              <w:spacing w:after="160" w:line="276" w:lineRule="auto"/>
              <w:rPr>
                <w:color w:val="1F1F1F"/>
              </w:rPr>
            </w:pPr>
            <w:r w:rsidRPr="00DB4775">
              <w:rPr>
                <w:color w:val="1F1F1F"/>
              </w:rPr>
              <w:t>NGO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67E1B"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07D0B" w14:textId="77777777" w:rsidR="00DB4775" w:rsidRPr="00DB4775" w:rsidRDefault="00DB4775" w:rsidP="00DB4775">
            <w:pPr>
              <w:spacing w:after="160" w:line="276" w:lineRule="auto"/>
              <w:rPr>
                <w:color w:val="1F1F1F"/>
              </w:rPr>
            </w:pPr>
            <w:r w:rsidRPr="00DB4775">
              <w:rPr>
                <w:color w:val="1F1F1F"/>
              </w:rPr>
              <w:t>Non-Governmental Organization.</w:t>
            </w:r>
          </w:p>
        </w:tc>
      </w:tr>
      <w:tr w:rsidR="00DB4775" w:rsidRPr="00DB4775" w14:paraId="45B64C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E99839" w14:textId="77777777" w:rsidR="00DB4775" w:rsidRPr="00DB4775" w:rsidRDefault="00DB4775" w:rsidP="00DB4775">
            <w:pPr>
              <w:spacing w:after="160" w:line="276" w:lineRule="auto"/>
              <w:rPr>
                <w:color w:val="1F1F1F"/>
              </w:rPr>
            </w:pPr>
            <w:r w:rsidRPr="00DB4775">
              <w:rPr>
                <w:color w:val="1F1F1F"/>
              </w:rPr>
              <w:t>OCT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167B8"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74F3B5" w14:textId="77777777" w:rsidR="00DB4775" w:rsidRPr="00DB4775" w:rsidRDefault="00DB4775" w:rsidP="00DB4775">
            <w:pPr>
              <w:spacing w:after="160" w:line="276" w:lineRule="auto"/>
              <w:rPr>
                <w:color w:val="1F1F1F"/>
              </w:rPr>
            </w:pPr>
            <w:r w:rsidRPr="00DB4775">
              <w:rPr>
                <w:color w:val="1F1F1F"/>
              </w:rPr>
              <w:t>Optical Coherence Tomography (non-invasive imaging test).</w:t>
            </w:r>
          </w:p>
        </w:tc>
      </w:tr>
      <w:tr w:rsidR="00DB4775" w:rsidRPr="00DB4775" w14:paraId="3F783B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043C1" w14:textId="77777777" w:rsidR="00DB4775" w:rsidRPr="00DB4775" w:rsidRDefault="00DB4775" w:rsidP="00DB4775">
            <w:pPr>
              <w:spacing w:after="160" w:line="276" w:lineRule="auto"/>
              <w:rPr>
                <w:color w:val="1F1F1F"/>
              </w:rPr>
            </w:pPr>
            <w:r w:rsidRPr="00DB4775">
              <w:rPr>
                <w:color w:val="1F1F1F"/>
              </w:rPr>
              <w:t>Pydantic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243228" w14:textId="77777777" w:rsidR="00DB4775" w:rsidRPr="00DB4775" w:rsidRDefault="00DB4775" w:rsidP="00DB4775">
            <w:pPr>
              <w:spacing w:after="160" w:line="276" w:lineRule="auto"/>
              <w:rPr>
                <w:color w:val="1F1F1F"/>
              </w:rPr>
            </w:pPr>
            <w:r w:rsidRPr="00DB4775">
              <w:rPr>
                <w:color w:val="1F1F1F"/>
              </w:rPr>
              <w:t>Tool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509DC" w14:textId="77777777" w:rsidR="00DB4775" w:rsidRPr="00DB4775" w:rsidRDefault="00DB4775" w:rsidP="00DB4775">
            <w:pPr>
              <w:spacing w:after="160" w:line="276" w:lineRule="auto"/>
              <w:rPr>
                <w:color w:val="1F1F1F"/>
              </w:rPr>
            </w:pPr>
            <w:r w:rsidRPr="00DB4775">
              <w:rPr>
                <w:color w:val="1F1F1F"/>
              </w:rPr>
              <w:t>Python data validation library used to enforce facility schema integrity.</w:t>
            </w:r>
          </w:p>
        </w:tc>
      </w:tr>
      <w:tr w:rsidR="00DB4775" w:rsidRPr="00DB4775" w14:paraId="6A4E4C2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8C97B" w14:textId="77777777" w:rsidR="00DB4775" w:rsidRPr="00DB4775" w:rsidRDefault="00DB4775" w:rsidP="00DB4775">
            <w:pPr>
              <w:spacing w:after="160" w:line="276" w:lineRule="auto"/>
              <w:rPr>
                <w:color w:val="1F1F1F"/>
              </w:rPr>
            </w:pPr>
            <w:r w:rsidRPr="00DB4775">
              <w:rPr>
                <w:color w:val="1F1F1F"/>
              </w:rPr>
              <w:t>RAG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A61D7E"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65241" w14:textId="77777777" w:rsidR="00DB4775" w:rsidRPr="00DB4775" w:rsidRDefault="00DB4775" w:rsidP="00DB4775">
            <w:pPr>
              <w:spacing w:after="160" w:line="276" w:lineRule="auto"/>
              <w:rPr>
                <w:color w:val="1F1F1F"/>
              </w:rPr>
            </w:pPr>
            <w:r w:rsidRPr="00DB4775">
              <w:rPr>
                <w:color w:val="1F1F1F"/>
              </w:rPr>
              <w:t>Retrieval-Augmented Generation.</w:t>
            </w:r>
          </w:p>
        </w:tc>
      </w:tr>
      <w:tr w:rsidR="00DB4775" w:rsidRPr="00DB4775" w14:paraId="61989D9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D158A" w14:textId="77777777" w:rsidR="00DB4775" w:rsidRPr="00DB4775" w:rsidRDefault="00DB4775" w:rsidP="00DB4775">
            <w:pPr>
              <w:spacing w:after="160" w:line="276" w:lineRule="auto"/>
              <w:rPr>
                <w:color w:val="1F1F1F"/>
              </w:rPr>
            </w:pPr>
            <w:r w:rsidRPr="00DB4775">
              <w:rPr>
                <w:color w:val="1F1F1F"/>
              </w:rPr>
              <w:t>RBAC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C03C01" w14:textId="77777777" w:rsidR="00DB4775" w:rsidRPr="00DB4775" w:rsidRDefault="00DB4775" w:rsidP="00DB4775">
            <w:pPr>
              <w:spacing w:after="160" w:line="276" w:lineRule="auto"/>
              <w:rPr>
                <w:color w:val="1F1F1F"/>
              </w:rPr>
            </w:pPr>
            <w:r w:rsidRPr="00DB4775">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AC948" w14:textId="77777777" w:rsidR="00DB4775" w:rsidRPr="00DB4775" w:rsidRDefault="00DB4775" w:rsidP="00DB4775">
            <w:pPr>
              <w:spacing w:after="160" w:line="276" w:lineRule="auto"/>
              <w:rPr>
                <w:color w:val="1F1F1F"/>
              </w:rPr>
            </w:pPr>
            <w:r w:rsidRPr="00DB4775">
              <w:rPr>
                <w:color w:val="1F1F1F"/>
              </w:rPr>
              <w:t>Role-Based Access Control.</w:t>
            </w:r>
          </w:p>
        </w:tc>
      </w:tr>
      <w:tr w:rsidR="00DB4775" w:rsidRPr="00DB4775" w14:paraId="51D4FF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E323F8" w14:textId="77777777" w:rsidR="00DB4775" w:rsidRPr="00DB4775" w:rsidRDefault="00DB4775" w:rsidP="00DB4775">
            <w:pPr>
              <w:spacing w:after="160" w:line="276" w:lineRule="auto"/>
              <w:rPr>
                <w:color w:val="1F1F1F"/>
              </w:rPr>
            </w:pPr>
            <w:r w:rsidRPr="00DB4775">
              <w:rPr>
                <w:color w:val="1F1F1F"/>
              </w:rPr>
              <w:t>ResNet-50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7A0B5" w14:textId="77777777" w:rsidR="00DB4775" w:rsidRPr="00DB4775" w:rsidRDefault="00DB4775" w:rsidP="00DB4775">
            <w:pPr>
              <w:spacing w:after="160" w:line="276" w:lineRule="auto"/>
              <w:rPr>
                <w:color w:val="1F1F1F"/>
              </w:rPr>
            </w:pPr>
            <w:r w:rsidRPr="00DB4775">
              <w:rPr>
                <w:color w:val="1F1F1F"/>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D21C2" w14:textId="77777777" w:rsidR="00DB4775" w:rsidRPr="00DB4775" w:rsidRDefault="00DB4775" w:rsidP="00DB4775">
            <w:pPr>
              <w:spacing w:after="160" w:line="276" w:lineRule="auto"/>
              <w:rPr>
                <w:color w:val="1F1F1F"/>
              </w:rPr>
            </w:pPr>
            <w:r w:rsidRPr="00DB4775">
              <w:rPr>
                <w:color w:val="1F1F1F"/>
              </w:rPr>
              <w:t>Deep learning CNN for anterior segment ophthalmic image classification.</w:t>
            </w:r>
          </w:p>
        </w:tc>
      </w:tr>
      <w:tr w:rsidR="00DB4775" w:rsidRPr="00DB4775" w14:paraId="4825A3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65F34C" w14:textId="77777777" w:rsidR="00DB4775" w:rsidRPr="00556FF9" w:rsidRDefault="00DB4775" w:rsidP="00DB4775">
            <w:pPr>
              <w:spacing w:after="160" w:line="276" w:lineRule="auto"/>
              <w:rPr>
                <w:color w:val="1F1F1F"/>
              </w:rPr>
            </w:pPr>
            <w:r w:rsidRPr="00556FF9">
              <w:rPr>
                <w:color w:val="1F1F1F"/>
              </w:rPr>
              <w:lastRenderedPageBreak/>
              <w:t>RETFound-Green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3A1AC" w14:textId="77777777" w:rsidR="00DB4775" w:rsidRPr="00556FF9" w:rsidRDefault="00DB4775" w:rsidP="00DB4775">
            <w:pPr>
              <w:spacing w:after="160" w:line="276" w:lineRule="auto"/>
              <w:rPr>
                <w:color w:val="1F1F1F"/>
              </w:rPr>
            </w:pPr>
            <w:r w:rsidRPr="00556FF9">
              <w:rPr>
                <w:color w:val="1F1F1F"/>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E0F16" w14:textId="77777777" w:rsidR="00DB4775" w:rsidRPr="00556FF9" w:rsidRDefault="00DB4775" w:rsidP="00DB4775">
            <w:pPr>
              <w:spacing w:after="160" w:line="276" w:lineRule="auto"/>
              <w:rPr>
                <w:color w:val="1F1F1F"/>
              </w:rPr>
            </w:pPr>
            <w:r w:rsidRPr="00556FF9">
              <w:rPr>
                <w:color w:val="1F1F1F"/>
              </w:rPr>
              <w:t>Localized AI vision model for retinal scan analysis.</w:t>
            </w:r>
          </w:p>
        </w:tc>
      </w:tr>
      <w:tr w:rsidR="00DB4775" w:rsidRPr="00DB4775" w14:paraId="4B3A66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A42D0" w14:textId="77777777" w:rsidR="00DB4775" w:rsidRPr="00556FF9" w:rsidRDefault="00DB4775" w:rsidP="00DB4775">
            <w:pPr>
              <w:spacing w:after="160" w:line="276" w:lineRule="auto"/>
              <w:rPr>
                <w:color w:val="1F1F1F"/>
              </w:rPr>
            </w:pPr>
            <w:r w:rsidRPr="00556FF9">
              <w:rPr>
                <w:color w:val="1F1F1F"/>
              </w:rPr>
              <w:t>Safe Document Vault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21FB3" w14:textId="77777777" w:rsidR="00DB4775" w:rsidRPr="00556FF9" w:rsidRDefault="00DB4775" w:rsidP="00DB4775">
            <w:pPr>
              <w:spacing w:after="160" w:line="276" w:lineRule="auto"/>
              <w:rPr>
                <w:color w:val="1F1F1F"/>
              </w:rPr>
            </w:pPr>
            <w:r w:rsidRPr="00556FF9">
              <w:rPr>
                <w:color w:val="1F1F1F"/>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6CC59" w14:textId="77777777" w:rsidR="00DB4775" w:rsidRPr="00556FF9" w:rsidRDefault="00DB4775" w:rsidP="00DB4775">
            <w:pPr>
              <w:spacing w:after="160" w:line="276" w:lineRule="auto"/>
              <w:rPr>
                <w:color w:val="1F1F1F"/>
              </w:rPr>
            </w:pPr>
            <w:r w:rsidRPr="00556FF9">
              <w:rPr>
                <w:color w:val="1F1F1F"/>
              </w:rPr>
              <w:t>A secure, encrypted digital storage space within the patient portal where users can upload, tag, and manage their past medical reports.</w:t>
            </w:r>
          </w:p>
        </w:tc>
      </w:tr>
      <w:tr w:rsidR="00DB4775" w:rsidRPr="00DB4775" w14:paraId="5EDB2B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7FB802" w14:textId="77777777" w:rsidR="00DB4775" w:rsidRPr="00556FF9" w:rsidRDefault="00DB4775" w:rsidP="00DB4775">
            <w:pPr>
              <w:spacing w:after="160" w:line="276" w:lineRule="auto"/>
              <w:rPr>
                <w:color w:val="1F1F1F"/>
              </w:rPr>
            </w:pPr>
            <w:r w:rsidRPr="00556FF9">
              <w:rPr>
                <w:color w:val="1F1F1F"/>
              </w:rPr>
              <w:t>Slit-Lamp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C2DAD3" w14:textId="77777777" w:rsidR="00DB4775" w:rsidRPr="00556FF9" w:rsidRDefault="00DB4775" w:rsidP="00DB4775">
            <w:pPr>
              <w:spacing w:after="160" w:line="276" w:lineRule="auto"/>
              <w:rPr>
                <w:color w:val="1F1F1F"/>
              </w:rPr>
            </w:pPr>
            <w:r w:rsidRPr="00556FF9">
              <w:rPr>
                <w:color w:val="1F1F1F"/>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1B009" w14:textId="77777777" w:rsidR="00DB4775" w:rsidRPr="00556FF9" w:rsidRDefault="00DB4775" w:rsidP="00DB4775">
            <w:pPr>
              <w:spacing w:after="160" w:line="276" w:lineRule="auto"/>
              <w:rPr>
                <w:color w:val="1F1F1F"/>
              </w:rPr>
            </w:pPr>
            <w:r w:rsidRPr="00556FF9">
              <w:rPr>
                <w:color w:val="1F1F1F"/>
              </w:rPr>
              <w:t>A specialized microscope with a high-intensity light source used during clinical exams to evaluate the anterior structures of the eye.</w:t>
            </w:r>
          </w:p>
        </w:tc>
      </w:tr>
      <w:tr w:rsidR="00DB4775" w:rsidRPr="00DB4775" w14:paraId="555EAAB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F0BB7" w14:textId="77777777" w:rsidR="00DB4775" w:rsidRPr="00556FF9" w:rsidRDefault="00DB4775" w:rsidP="00DB4775">
            <w:pPr>
              <w:spacing w:after="160" w:line="276" w:lineRule="auto"/>
              <w:rPr>
                <w:color w:val="1F1F1F"/>
              </w:rPr>
            </w:pPr>
            <w:r w:rsidRPr="00556FF9">
              <w:rPr>
                <w:color w:val="1F1F1F"/>
              </w:rPr>
              <w:t>SRS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12F11" w14:textId="77777777" w:rsidR="00DB4775" w:rsidRPr="00556FF9" w:rsidRDefault="00DB4775" w:rsidP="00DB4775">
            <w:pPr>
              <w:spacing w:after="160" w:line="276" w:lineRule="auto"/>
              <w:rPr>
                <w:color w:val="1F1F1F"/>
              </w:rPr>
            </w:pPr>
            <w:r w:rsidRPr="00556FF9">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D772DF" w14:textId="77777777" w:rsidR="00DB4775" w:rsidRPr="00556FF9" w:rsidRDefault="00DB4775" w:rsidP="00DB4775">
            <w:pPr>
              <w:spacing w:after="160" w:line="276" w:lineRule="auto"/>
              <w:rPr>
                <w:color w:val="1F1F1F"/>
              </w:rPr>
            </w:pPr>
            <w:r w:rsidRPr="00556FF9">
              <w:rPr>
                <w:color w:val="1F1F1F"/>
              </w:rPr>
              <w:t>Software Requirements Specification.</w:t>
            </w:r>
          </w:p>
        </w:tc>
      </w:tr>
      <w:tr w:rsidR="00DB4775" w:rsidRPr="00DB4775" w14:paraId="36AC7F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899FB" w14:textId="77777777" w:rsidR="00DB4775" w:rsidRPr="00556FF9" w:rsidRDefault="00DB4775" w:rsidP="00DB4775">
            <w:pPr>
              <w:spacing w:after="160" w:line="276" w:lineRule="auto"/>
              <w:rPr>
                <w:color w:val="1F1F1F"/>
              </w:rPr>
            </w:pPr>
            <w:r w:rsidRPr="00556FF9">
              <w:rPr>
                <w:color w:val="1F1F1F"/>
              </w:rPr>
              <w:t>Topography Map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C8080D" w14:textId="77777777" w:rsidR="00DB4775" w:rsidRPr="00556FF9" w:rsidRDefault="00DB4775" w:rsidP="00DB4775">
            <w:pPr>
              <w:spacing w:after="160" w:line="276" w:lineRule="auto"/>
              <w:rPr>
                <w:color w:val="1F1F1F"/>
              </w:rPr>
            </w:pPr>
            <w:r w:rsidRPr="00556FF9">
              <w:rPr>
                <w:color w:val="1F1F1F"/>
              </w:rPr>
              <w:t>Definition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9BAB5" w14:textId="77777777" w:rsidR="00DB4775" w:rsidRPr="00556FF9" w:rsidRDefault="00DB4775" w:rsidP="00DB4775">
            <w:pPr>
              <w:spacing w:after="160" w:line="276" w:lineRule="auto"/>
              <w:rPr>
                <w:color w:val="1F1F1F"/>
              </w:rPr>
            </w:pPr>
            <w:r w:rsidRPr="00556FF9">
              <w:rPr>
                <w:color w:val="1F1F1F"/>
              </w:rPr>
              <w:t>A computerized imaging technique that maps the surface curvature of the cornea.</w:t>
            </w:r>
          </w:p>
        </w:tc>
      </w:tr>
      <w:tr w:rsidR="00DB4775" w:rsidRPr="00DB4775" w14:paraId="75F34C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F8CF9" w14:textId="77777777" w:rsidR="00DB4775" w:rsidRPr="00556FF9" w:rsidRDefault="00DB4775" w:rsidP="00DB4775">
            <w:pPr>
              <w:spacing w:after="160" w:line="276" w:lineRule="auto"/>
              <w:rPr>
                <w:color w:val="1F1F1F"/>
              </w:rPr>
            </w:pPr>
            <w:r w:rsidRPr="00556FF9">
              <w:rPr>
                <w:color w:val="1F1F1F"/>
              </w:rPr>
              <w:t>VF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FF30B" w14:textId="77777777" w:rsidR="00DB4775" w:rsidRPr="00556FF9" w:rsidRDefault="00DB4775" w:rsidP="00DB4775">
            <w:pPr>
              <w:spacing w:after="160" w:line="276" w:lineRule="auto"/>
              <w:rPr>
                <w:color w:val="1F1F1F"/>
              </w:rPr>
            </w:pPr>
            <w:r w:rsidRPr="00556FF9">
              <w:rPr>
                <w:color w:val="1F1F1F"/>
              </w:rPr>
              <w:t>Acronym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BA485" w14:textId="77777777" w:rsidR="00DB4775" w:rsidRPr="00556FF9" w:rsidRDefault="00DB4775" w:rsidP="00DB4775">
            <w:pPr>
              <w:spacing w:after="160" w:line="276" w:lineRule="auto"/>
              <w:rPr>
                <w:color w:val="1F1F1F"/>
              </w:rPr>
            </w:pPr>
            <w:r w:rsidRPr="00556FF9">
              <w:rPr>
                <w:color w:val="1F1F1F"/>
              </w:rPr>
              <w:t>Virtue Foundation — the partner NGO providing real-world facility datasets.</w:t>
            </w:r>
          </w:p>
        </w:tc>
      </w:tr>
      <w:tr w:rsidR="00DB4775" w:rsidRPr="00DB4775" w14:paraId="414EE8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036FA" w14:textId="77777777" w:rsidR="00DB4775" w:rsidRPr="00556FF9" w:rsidRDefault="00DB4775" w:rsidP="00DB4775">
            <w:pPr>
              <w:spacing w:after="160" w:line="276" w:lineRule="auto"/>
              <w:rPr>
                <w:color w:val="1F1F1F"/>
              </w:rPr>
            </w:pPr>
            <w:r w:rsidRPr="00556FF9">
              <w:rPr>
                <w:color w:val="1F1F1F"/>
              </w:rPr>
              <w:t>Wan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9D0FC" w14:textId="77777777" w:rsidR="00DB4775" w:rsidRPr="00556FF9" w:rsidRDefault="00DB4775" w:rsidP="00DB4775">
            <w:pPr>
              <w:spacing w:after="160" w:line="276" w:lineRule="auto"/>
              <w:rPr>
                <w:color w:val="1F1F1F"/>
              </w:rPr>
            </w:pPr>
            <w:r w:rsidRPr="00556FF9">
              <w:rPr>
                <w:color w:val="1F1F1F"/>
              </w:rPr>
              <w:t>Model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34E47" w14:textId="77777777" w:rsidR="00DB4775" w:rsidRPr="00556FF9" w:rsidRDefault="00DB4775" w:rsidP="00DB4775">
            <w:pPr>
              <w:spacing w:after="160" w:line="276" w:lineRule="auto"/>
              <w:rPr>
                <w:color w:val="1F1F1F"/>
              </w:rPr>
            </w:pPr>
            <w:r w:rsidRPr="00556FF9">
              <w:rPr>
                <w:color w:val="1F1F1F"/>
              </w:rPr>
              <w:t>Open-source Image-to-Video (I2V) model for educational video animation.</w:t>
            </w:r>
          </w:p>
        </w:tc>
      </w:tr>
    </w:tbl>
    <w:p w14:paraId="5B5C012E" w14:textId="77777777" w:rsidR="00184458" w:rsidRDefault="00184458">
      <w:pPr>
        <w:spacing w:after="160" w:line="276" w:lineRule="auto"/>
        <w:rPr>
          <w:color w:val="1F1F1F"/>
        </w:rPr>
      </w:pPr>
    </w:p>
    <w:p w14:paraId="73A6249D" w14:textId="77777777" w:rsidR="00184458" w:rsidRDefault="00000000">
      <w:pPr>
        <w:spacing w:line="276" w:lineRule="auto"/>
        <w:rPr>
          <w:color w:val="1F1F1F"/>
        </w:rPr>
      </w:pPr>
      <w:r>
        <w:pict w14:anchorId="323175B5">
          <v:rect id="_x0000_i1029" style="width:0;height:1.5pt" o:hralign="center" o:hrstd="t" o:hr="t" fillcolor="#a0a0a0" stroked="f"/>
        </w:pict>
      </w:r>
    </w:p>
    <w:p w14:paraId="47D7923F" w14:textId="77777777" w:rsidR="00184458" w:rsidRDefault="00184458">
      <w:pPr>
        <w:spacing w:line="276" w:lineRule="auto"/>
      </w:pPr>
    </w:p>
    <w:p w14:paraId="116912B6" w14:textId="77777777" w:rsidR="00556FF9" w:rsidRPr="00556FF9" w:rsidRDefault="00556FF9" w:rsidP="00556FF9">
      <w:pPr>
        <w:spacing w:after="160" w:line="276" w:lineRule="auto"/>
        <w:rPr>
          <w:b/>
          <w:bCs/>
          <w:color w:val="1F1F1F"/>
        </w:rPr>
      </w:pPr>
      <w:r w:rsidRPr="00556FF9">
        <w:rPr>
          <w:b/>
          <w:bCs/>
          <w:color w:val="1F1F1F"/>
        </w:rPr>
        <w:t>1.4 References</w:t>
      </w:r>
    </w:p>
    <w:p w14:paraId="06FF9C8C" w14:textId="77777777" w:rsidR="00556FF9" w:rsidRPr="00556FF9" w:rsidRDefault="00556FF9" w:rsidP="00556FF9">
      <w:pPr>
        <w:spacing w:after="160" w:line="276" w:lineRule="auto"/>
        <w:rPr>
          <w:color w:val="1F1F1F"/>
        </w:rPr>
      </w:pPr>
      <w:r w:rsidRPr="00556FF9">
        <w:rPr>
          <w:color w:val="1F1F1F"/>
        </w:rPr>
        <w:t>This section details the external standards, technical documentation, and internal project assets referenced throughout this specification.</w:t>
      </w:r>
    </w:p>
    <w:p w14:paraId="172564D4" w14:textId="77777777" w:rsidR="00556FF9" w:rsidRPr="00556FF9" w:rsidRDefault="00556FF9" w:rsidP="00556FF9">
      <w:pPr>
        <w:spacing w:after="160" w:line="276" w:lineRule="auto"/>
        <w:rPr>
          <w:color w:val="1F1F1F"/>
        </w:rPr>
      </w:pPr>
      <w:r w:rsidRPr="00556FF9">
        <w:rPr>
          <w:b/>
          <w:bCs/>
          <w:color w:val="1F1F1F"/>
        </w:rPr>
        <w:t>1.4.1 Industry Standards &amp; Compliance Guidelines</w:t>
      </w:r>
    </w:p>
    <w:p w14:paraId="1099D4D0" w14:textId="77777777" w:rsidR="00556FF9" w:rsidRPr="00556FF9" w:rsidRDefault="00556FF9">
      <w:pPr>
        <w:numPr>
          <w:ilvl w:val="0"/>
          <w:numId w:val="9"/>
        </w:numPr>
        <w:spacing w:after="160" w:line="276" w:lineRule="auto"/>
        <w:rPr>
          <w:color w:val="1F1F1F"/>
        </w:rPr>
      </w:pPr>
      <w:r w:rsidRPr="00556FF9">
        <w:rPr>
          <w:b/>
          <w:bCs/>
          <w:color w:val="1F1F1F"/>
        </w:rPr>
        <w:t>IEEE Std 830-1998:</w:t>
      </w:r>
      <w:r w:rsidRPr="00556FF9">
        <w:rPr>
          <w:color w:val="1F1F1F"/>
        </w:rPr>
        <w:t xml:space="preserve"> IEEE Recommended Practice for Software Requirements Specifications.</w:t>
      </w:r>
    </w:p>
    <w:p w14:paraId="7885E116" w14:textId="77777777" w:rsidR="00556FF9" w:rsidRPr="00556FF9" w:rsidRDefault="00556FF9">
      <w:pPr>
        <w:numPr>
          <w:ilvl w:val="0"/>
          <w:numId w:val="9"/>
        </w:numPr>
        <w:spacing w:after="160" w:line="276" w:lineRule="auto"/>
        <w:rPr>
          <w:color w:val="1F1F1F"/>
        </w:rPr>
      </w:pPr>
      <w:r w:rsidRPr="00556FF9">
        <w:rPr>
          <w:b/>
          <w:bCs/>
          <w:color w:val="1F1F1F"/>
        </w:rPr>
        <w:t>ABDM Sandbox Documentation:</w:t>
      </w:r>
      <w:r w:rsidRPr="00556FF9">
        <w:rPr>
          <w:color w:val="1F1F1F"/>
        </w:rPr>
        <w:t xml:space="preserve"> Ayushman Bharat Digital Mission guidelines defining healthcare data interoperability standards and secure vault architecture.</w:t>
      </w:r>
    </w:p>
    <w:p w14:paraId="43190BAB" w14:textId="77777777" w:rsidR="00556FF9" w:rsidRPr="00556FF9" w:rsidRDefault="00556FF9" w:rsidP="00556FF9">
      <w:pPr>
        <w:spacing w:after="160" w:line="276" w:lineRule="auto"/>
        <w:rPr>
          <w:color w:val="1F1F1F"/>
        </w:rPr>
      </w:pPr>
      <w:r w:rsidRPr="00556FF9">
        <w:rPr>
          <w:b/>
          <w:bCs/>
          <w:color w:val="1F1F1F"/>
        </w:rPr>
        <w:t>1.4.2 External Project &amp; Dataset Documentation</w:t>
      </w:r>
    </w:p>
    <w:p w14:paraId="32E17092" w14:textId="77777777" w:rsidR="00556FF9" w:rsidRPr="00556FF9" w:rsidRDefault="00556FF9">
      <w:pPr>
        <w:numPr>
          <w:ilvl w:val="0"/>
          <w:numId w:val="10"/>
        </w:numPr>
        <w:spacing w:after="160" w:line="276" w:lineRule="auto"/>
        <w:rPr>
          <w:color w:val="1F1F1F"/>
        </w:rPr>
      </w:pPr>
      <w:r w:rsidRPr="00556FF9">
        <w:rPr>
          <w:b/>
          <w:bCs/>
          <w:color w:val="1F1F1F"/>
        </w:rPr>
        <w:lastRenderedPageBreak/>
        <w:t>Databricks &amp; Virtue Foundation Hackathon Brief (2026):</w:t>
      </w:r>
      <w:r w:rsidRPr="00556FF9">
        <w:rPr>
          <w:color w:val="1F1F1F"/>
        </w:rPr>
        <w:t xml:space="preserve"> </w:t>
      </w:r>
      <w:r w:rsidRPr="00556FF9">
        <w:rPr>
          <w:i/>
          <w:iCs/>
          <w:color w:val="1F1F1F"/>
        </w:rPr>
        <w:t>Bridging Medical Deserts: Building IDP Agents</w:t>
      </w:r>
      <w:r w:rsidRPr="00556FF9">
        <w:rPr>
          <w:color w:val="1F1F1F"/>
        </w:rPr>
        <w:t>.</w:t>
      </w:r>
    </w:p>
    <w:p w14:paraId="0DA85587" w14:textId="77777777" w:rsidR="00556FF9" w:rsidRPr="00556FF9" w:rsidRDefault="00556FF9">
      <w:pPr>
        <w:numPr>
          <w:ilvl w:val="0"/>
          <w:numId w:val="10"/>
        </w:numPr>
        <w:spacing w:after="160" w:line="276" w:lineRule="auto"/>
        <w:rPr>
          <w:color w:val="1F1F1F"/>
        </w:rPr>
      </w:pPr>
      <w:r w:rsidRPr="00556FF9">
        <w:rPr>
          <w:b/>
          <w:bCs/>
          <w:color w:val="1F1F1F"/>
        </w:rPr>
        <w:t>Virtue Foundation Ghana Dataset &amp; Schema Documentation:</w:t>
      </w:r>
      <w:r w:rsidRPr="00556FF9">
        <w:rPr>
          <w:color w:val="1F1F1F"/>
        </w:rPr>
        <w:t xml:space="preserve"> Official field definitions and constraints for unstructured facility data extraction.</w:t>
      </w:r>
    </w:p>
    <w:p w14:paraId="0DE5D045" w14:textId="77777777" w:rsidR="00556FF9" w:rsidRPr="00556FF9" w:rsidRDefault="00556FF9" w:rsidP="00556FF9">
      <w:pPr>
        <w:spacing w:after="160" w:line="276" w:lineRule="auto"/>
        <w:rPr>
          <w:color w:val="1F1F1F"/>
        </w:rPr>
      </w:pPr>
      <w:r w:rsidRPr="00556FF9">
        <w:rPr>
          <w:b/>
          <w:bCs/>
          <w:color w:val="1F1F1F"/>
        </w:rPr>
        <w:t>1.4.3 Technology &amp; Framework References</w:t>
      </w:r>
    </w:p>
    <w:p w14:paraId="4473B1B2" w14:textId="77777777" w:rsidR="00556FF9" w:rsidRPr="00556FF9" w:rsidRDefault="00556FF9">
      <w:pPr>
        <w:numPr>
          <w:ilvl w:val="0"/>
          <w:numId w:val="11"/>
        </w:numPr>
        <w:spacing w:after="160" w:line="276" w:lineRule="auto"/>
        <w:rPr>
          <w:color w:val="1F1F1F"/>
        </w:rPr>
      </w:pPr>
      <w:r w:rsidRPr="00556FF9">
        <w:rPr>
          <w:b/>
          <w:bCs/>
          <w:color w:val="1F1F1F"/>
        </w:rPr>
        <w:t>MLflow Documentation:</w:t>
      </w:r>
      <w:r w:rsidRPr="00556FF9">
        <w:rPr>
          <w:color w:val="1F1F1F"/>
        </w:rPr>
        <w:t xml:space="preserve"> Guidelines for experiment tracking, lifecycle management, and agentic step traceability (mlflow.org).</w:t>
      </w:r>
    </w:p>
    <w:p w14:paraId="2574D035" w14:textId="77777777" w:rsidR="00556FF9" w:rsidRPr="00556FF9" w:rsidRDefault="00556FF9">
      <w:pPr>
        <w:numPr>
          <w:ilvl w:val="0"/>
          <w:numId w:val="11"/>
        </w:numPr>
        <w:spacing w:after="160" w:line="276" w:lineRule="auto"/>
        <w:rPr>
          <w:color w:val="1F1F1F"/>
        </w:rPr>
      </w:pPr>
      <w:r w:rsidRPr="00556FF9">
        <w:rPr>
          <w:b/>
          <w:bCs/>
          <w:color w:val="1F1F1F"/>
        </w:rPr>
        <w:t>Open-Source Model Documentation:</w:t>
      </w:r>
      <w:r w:rsidRPr="00556FF9">
        <w:rPr>
          <w:color w:val="1F1F1F"/>
        </w:rPr>
        <w:t xml:space="preserve"> Official specifications and usage guidelines for integrated AI tools, including FLUX.2, Wan 2.2, ComfyUI, and RETFound-Green.</w:t>
      </w:r>
    </w:p>
    <w:p w14:paraId="0D64533B" w14:textId="77777777" w:rsidR="00556FF9" w:rsidRPr="00556FF9" w:rsidRDefault="00556FF9" w:rsidP="00556FF9">
      <w:pPr>
        <w:spacing w:after="160" w:line="276" w:lineRule="auto"/>
        <w:rPr>
          <w:color w:val="1F1F1F"/>
        </w:rPr>
      </w:pPr>
      <w:r w:rsidRPr="00556FF9">
        <w:rPr>
          <w:b/>
          <w:bCs/>
          <w:color w:val="1F1F1F"/>
        </w:rPr>
        <w:t>1.4.4 Internal Appendices</w:t>
      </w:r>
    </w:p>
    <w:p w14:paraId="5CD9A6F8" w14:textId="77777777" w:rsidR="00556FF9" w:rsidRPr="00556FF9" w:rsidRDefault="00556FF9">
      <w:pPr>
        <w:numPr>
          <w:ilvl w:val="0"/>
          <w:numId w:val="12"/>
        </w:numPr>
        <w:spacing w:after="160" w:line="276" w:lineRule="auto"/>
        <w:rPr>
          <w:color w:val="1F1F1F"/>
        </w:rPr>
      </w:pPr>
      <w:r w:rsidRPr="00556FF9">
        <w:rPr>
          <w:b/>
          <w:bCs/>
          <w:color w:val="1F1F1F"/>
        </w:rPr>
        <w:t>Appendix A:</w:t>
      </w:r>
      <w:r w:rsidRPr="00556FF9">
        <w:rPr>
          <w:color w:val="1F1F1F"/>
        </w:rPr>
        <w:t xml:space="preserve"> AI Model Output Formats (Structural details for expected JSON/Text outputs from Vision and LLM models).</w:t>
      </w:r>
    </w:p>
    <w:p w14:paraId="24E75C33" w14:textId="77777777" w:rsidR="00556FF9" w:rsidRPr="00556FF9" w:rsidRDefault="00556FF9">
      <w:pPr>
        <w:numPr>
          <w:ilvl w:val="0"/>
          <w:numId w:val="12"/>
        </w:numPr>
        <w:spacing w:after="160" w:line="276" w:lineRule="auto"/>
        <w:rPr>
          <w:color w:val="1F1F1F"/>
        </w:rPr>
      </w:pPr>
      <w:r w:rsidRPr="00556FF9">
        <w:rPr>
          <w:b/>
          <w:bCs/>
          <w:color w:val="1F1F1F"/>
        </w:rPr>
        <w:t>Appendix B:</w:t>
      </w:r>
      <w:r w:rsidRPr="00556FF9">
        <w:rPr>
          <w:color w:val="1F1F1F"/>
        </w:rPr>
        <w:t xml:space="preserve"> Video Generation Pipeline Flow (Architectural diagrams and routing rules for text-to-FLUX.2-to-Wan 2.2 processing).</w:t>
      </w:r>
    </w:p>
    <w:p w14:paraId="5AC8DDC7" w14:textId="77777777" w:rsidR="00556FF9" w:rsidRPr="00556FF9" w:rsidRDefault="00556FF9">
      <w:pPr>
        <w:numPr>
          <w:ilvl w:val="0"/>
          <w:numId w:val="12"/>
        </w:numPr>
        <w:spacing w:after="160" w:line="276" w:lineRule="auto"/>
        <w:rPr>
          <w:color w:val="1F1F1F"/>
        </w:rPr>
      </w:pPr>
      <w:r w:rsidRPr="00556FF9">
        <w:rPr>
          <w:b/>
          <w:bCs/>
          <w:color w:val="1F1F1F"/>
        </w:rPr>
        <w:t>Appendix C:</w:t>
      </w:r>
      <w:r w:rsidRPr="00556FF9">
        <w:rPr>
          <w:color w:val="1F1F1F"/>
        </w:rPr>
        <w:t xml:space="preserve"> User Screens (High-fidelity UI mockups for the React Patient Portal and Streamlit Admin Dashboard).</w:t>
      </w:r>
    </w:p>
    <w:p w14:paraId="66F0FF8C" w14:textId="77777777" w:rsidR="00556FF9" w:rsidRPr="00556FF9" w:rsidRDefault="00556FF9">
      <w:pPr>
        <w:numPr>
          <w:ilvl w:val="0"/>
          <w:numId w:val="12"/>
        </w:numPr>
        <w:spacing w:after="160" w:line="276" w:lineRule="auto"/>
        <w:rPr>
          <w:color w:val="1F1F1F"/>
        </w:rPr>
      </w:pPr>
      <w:r w:rsidRPr="00556FF9">
        <w:rPr>
          <w:b/>
          <w:bCs/>
          <w:color w:val="1F1F1F"/>
        </w:rPr>
        <w:t>Appendix D:</w:t>
      </w:r>
      <w:r w:rsidRPr="00556FF9">
        <w:rPr>
          <w:color w:val="1F1F1F"/>
        </w:rPr>
        <w:t xml:space="preserve"> IDP Agent Architecture &amp; Agentic Reasoning Flow.</w:t>
      </w:r>
    </w:p>
    <w:p w14:paraId="4688790C" w14:textId="77777777" w:rsidR="00556FF9" w:rsidRPr="00556FF9" w:rsidRDefault="00556FF9">
      <w:pPr>
        <w:numPr>
          <w:ilvl w:val="0"/>
          <w:numId w:val="12"/>
        </w:numPr>
        <w:spacing w:after="160" w:line="276" w:lineRule="auto"/>
        <w:rPr>
          <w:color w:val="1F1F1F"/>
        </w:rPr>
      </w:pPr>
      <w:r w:rsidRPr="00556FF9">
        <w:rPr>
          <w:b/>
          <w:bCs/>
          <w:color w:val="1F1F1F"/>
        </w:rPr>
        <w:t>Appendix E:</w:t>
      </w:r>
      <w:r w:rsidRPr="00556FF9">
        <w:rPr>
          <w:color w:val="1F1F1F"/>
        </w:rPr>
        <w:t xml:space="preserve"> Facility Schema: All Columns and Definitions.</w:t>
      </w:r>
    </w:p>
    <w:p w14:paraId="475806A1" w14:textId="3E1696F1" w:rsidR="00184458" w:rsidRPr="00556FF9" w:rsidRDefault="00556FF9">
      <w:pPr>
        <w:numPr>
          <w:ilvl w:val="0"/>
          <w:numId w:val="12"/>
        </w:numPr>
        <w:spacing w:after="160" w:line="276" w:lineRule="auto"/>
        <w:rPr>
          <w:color w:val="1F1F1F"/>
        </w:rPr>
      </w:pPr>
      <w:r w:rsidRPr="00556FF9">
        <w:rPr>
          <w:b/>
          <w:bCs/>
          <w:color w:val="1F1F1F"/>
        </w:rPr>
        <w:t>Appendix F:</w:t>
      </w:r>
      <w:r w:rsidRPr="00556FF9">
        <w:rPr>
          <w:color w:val="1F1F1F"/>
        </w:rPr>
        <w:t xml:space="preserve"> MLflow Citation Traceability Schema.</w:t>
      </w:r>
    </w:p>
    <w:p w14:paraId="17032E19" w14:textId="77777777" w:rsidR="00184458" w:rsidRDefault="00000000">
      <w:pPr>
        <w:spacing w:line="276" w:lineRule="auto"/>
        <w:rPr>
          <w:color w:val="1F1F1F"/>
        </w:rPr>
      </w:pPr>
      <w:r>
        <w:pict w14:anchorId="0B4EBCBA">
          <v:rect id="_x0000_i1030" style="width:0;height:1.5pt" o:hralign="center" o:hrstd="t" o:hr="t" fillcolor="#a0a0a0" stroked="f"/>
        </w:pict>
      </w:r>
    </w:p>
    <w:p w14:paraId="700C463A" w14:textId="77777777" w:rsidR="00184458" w:rsidRDefault="00184458">
      <w:pPr>
        <w:spacing w:line="276" w:lineRule="auto"/>
        <w:rPr>
          <w:color w:val="1F1F1F"/>
        </w:rPr>
      </w:pPr>
    </w:p>
    <w:p w14:paraId="1721FBC0" w14:textId="77777777" w:rsidR="00556FF9" w:rsidRDefault="00556FF9" w:rsidP="00556FF9">
      <w:pPr>
        <w:spacing w:line="276" w:lineRule="auto"/>
        <w:rPr>
          <w:b/>
          <w:bCs/>
        </w:rPr>
      </w:pPr>
      <w:r w:rsidRPr="00556FF9">
        <w:rPr>
          <w:b/>
          <w:bCs/>
        </w:rPr>
        <w:t>1.5 Document Overview</w:t>
      </w:r>
    </w:p>
    <w:p w14:paraId="02DE2FCE" w14:textId="77777777" w:rsidR="00556FF9" w:rsidRPr="00556FF9" w:rsidRDefault="00556FF9" w:rsidP="00556FF9">
      <w:pPr>
        <w:spacing w:line="276" w:lineRule="auto"/>
        <w:rPr>
          <w:b/>
          <w:bCs/>
        </w:rPr>
      </w:pPr>
    </w:p>
    <w:p w14:paraId="0DC3A276" w14:textId="77777777" w:rsidR="00556FF9" w:rsidRDefault="00556FF9" w:rsidP="00556FF9">
      <w:pPr>
        <w:spacing w:line="276" w:lineRule="auto"/>
      </w:pPr>
      <w:r w:rsidRPr="00556FF9">
        <w:t>The remainder of this Software Requirements Specification is organized as follows:</w:t>
      </w:r>
    </w:p>
    <w:p w14:paraId="2324E284" w14:textId="77777777" w:rsidR="00116DE8" w:rsidRPr="00556FF9" w:rsidRDefault="00116DE8" w:rsidP="00556FF9">
      <w:pPr>
        <w:spacing w:line="276" w:lineRule="auto"/>
      </w:pPr>
    </w:p>
    <w:p w14:paraId="253C34B4" w14:textId="77777777" w:rsidR="00556FF9" w:rsidRDefault="00556FF9">
      <w:pPr>
        <w:numPr>
          <w:ilvl w:val="0"/>
          <w:numId w:val="13"/>
        </w:numPr>
        <w:spacing w:line="276" w:lineRule="auto"/>
      </w:pPr>
      <w:r w:rsidRPr="00556FF9">
        <w:rPr>
          <w:b/>
          <w:bCs/>
        </w:rPr>
        <w:t>Section 2: Overall Description</w:t>
      </w:r>
      <w:r w:rsidRPr="00556FF9">
        <w:t xml:space="preserve"> – Provides a high-level perspective of the CareCompanion platform, detailing the primary system functions, user personas (actors), operational constraints, and foundational architectural assumptions.</w:t>
      </w:r>
    </w:p>
    <w:p w14:paraId="3F6377CE" w14:textId="77777777" w:rsidR="00116DE8" w:rsidRPr="00556FF9" w:rsidRDefault="00116DE8" w:rsidP="00116DE8">
      <w:pPr>
        <w:spacing w:line="276" w:lineRule="auto"/>
        <w:ind w:left="720"/>
      </w:pPr>
    </w:p>
    <w:p w14:paraId="11BE9AD6" w14:textId="77777777" w:rsidR="00556FF9" w:rsidRDefault="00556FF9">
      <w:pPr>
        <w:numPr>
          <w:ilvl w:val="0"/>
          <w:numId w:val="13"/>
        </w:numPr>
        <w:spacing w:line="276" w:lineRule="auto"/>
      </w:pPr>
      <w:r w:rsidRPr="00556FF9">
        <w:rPr>
          <w:b/>
          <w:bCs/>
        </w:rPr>
        <w:t>Section 3: Specific Requirements</w:t>
      </w:r>
      <w:r w:rsidRPr="00556FF9">
        <w:t xml:space="preserve"> – Defines the core engineering blueprint. This section details all Functional Requirements (mapped via Use Cases) and Non-Functional Requirements, including performance metrics, security protocols, system reliability, and external interface specifications (UI, API, and Backend Architecture).</w:t>
      </w:r>
    </w:p>
    <w:p w14:paraId="74CD5FB2" w14:textId="77777777" w:rsidR="00116DE8" w:rsidRPr="00556FF9" w:rsidRDefault="00116DE8" w:rsidP="00116DE8">
      <w:pPr>
        <w:spacing w:line="276" w:lineRule="auto"/>
      </w:pPr>
    </w:p>
    <w:p w14:paraId="5846B51E" w14:textId="77777777" w:rsidR="00556FF9" w:rsidRDefault="00556FF9">
      <w:pPr>
        <w:numPr>
          <w:ilvl w:val="0"/>
          <w:numId w:val="13"/>
        </w:numPr>
        <w:spacing w:line="276" w:lineRule="auto"/>
      </w:pPr>
      <w:r w:rsidRPr="00556FF9">
        <w:rPr>
          <w:b/>
          <w:bCs/>
        </w:rPr>
        <w:t>Section 4: Future Extensions</w:t>
      </w:r>
      <w:r w:rsidRPr="00556FF9">
        <w:t xml:space="preserve"> – Outlines the strategic product roadmap, identifying planned capabilities and feature integrations that fall outside the scope of the current Version 2.0 release.</w:t>
      </w:r>
    </w:p>
    <w:p w14:paraId="51387548" w14:textId="77777777" w:rsidR="00116DE8" w:rsidRPr="00556FF9" w:rsidRDefault="00116DE8" w:rsidP="00116DE8">
      <w:pPr>
        <w:spacing w:line="276" w:lineRule="auto"/>
      </w:pPr>
    </w:p>
    <w:p w14:paraId="2B9F34A3" w14:textId="77777777" w:rsidR="00556FF9" w:rsidRDefault="00556FF9">
      <w:pPr>
        <w:numPr>
          <w:ilvl w:val="0"/>
          <w:numId w:val="13"/>
        </w:numPr>
        <w:spacing w:line="276" w:lineRule="auto"/>
      </w:pPr>
      <w:r w:rsidRPr="00556FF9">
        <w:rPr>
          <w:b/>
          <w:bCs/>
        </w:rPr>
        <w:lastRenderedPageBreak/>
        <w:t>Section 5: Appendices</w:t>
      </w:r>
      <w:r w:rsidRPr="00556FF9">
        <w:t xml:space="preserve"> – Contains supplementary technical reference material essential for implementation, including AI model output schemas (Appx A), video generation pipeline architectures (Appx B), UI mockups (Appx C), IDP Agent workflows (Appx D), standardized facility schemas (Appx E), MLflow traceability matrices (Appx F), and the complete technology stack summary (Appx G).</w:t>
      </w:r>
    </w:p>
    <w:p w14:paraId="2BD898C7" w14:textId="77777777" w:rsidR="00677A44" w:rsidRDefault="00677A44" w:rsidP="00677A44">
      <w:pPr>
        <w:spacing w:line="276" w:lineRule="auto"/>
      </w:pPr>
    </w:p>
    <w:p w14:paraId="42088E6E" w14:textId="0422693B" w:rsidR="00184458" w:rsidRDefault="00000000">
      <w:pPr>
        <w:spacing w:line="276" w:lineRule="auto"/>
        <w:rPr>
          <w:color w:val="1F1F1F"/>
        </w:rPr>
      </w:pPr>
      <w:r>
        <w:pict w14:anchorId="20C61200">
          <v:rect id="_x0000_i1031" style="width:0;height:1.5pt" o:hralign="center" o:hrstd="t" o:hr="t" fillcolor="#a0a0a0" stroked="f"/>
        </w:pict>
      </w:r>
    </w:p>
    <w:p w14:paraId="38ECB1A1" w14:textId="77777777" w:rsidR="00677A44" w:rsidRPr="00677A44" w:rsidRDefault="00677A44" w:rsidP="00677A44">
      <w:pPr>
        <w:spacing w:after="160" w:line="276" w:lineRule="auto"/>
        <w:rPr>
          <w:b/>
          <w:bCs/>
          <w:color w:val="1F1F1F"/>
        </w:rPr>
      </w:pPr>
      <w:r w:rsidRPr="00677A44">
        <w:rPr>
          <w:b/>
          <w:bCs/>
          <w:color w:val="1F1F1F"/>
        </w:rPr>
        <w:t>2.1 Product Perspective</w:t>
      </w:r>
    </w:p>
    <w:p w14:paraId="6B673052" w14:textId="77777777" w:rsidR="00677A44" w:rsidRPr="00677A44" w:rsidRDefault="00677A44" w:rsidP="00677A44">
      <w:pPr>
        <w:spacing w:after="160" w:line="276" w:lineRule="auto"/>
        <w:rPr>
          <w:color w:val="1F1F1F"/>
        </w:rPr>
      </w:pPr>
      <w:r w:rsidRPr="00677A44">
        <w:rPr>
          <w:color w:val="1F1F1F"/>
        </w:rPr>
        <w:t>CareCompanion v2.0 is an integrated, dual-layer healthcare intelligence platform designed to bridge the gap between patient-level ophthalmic diagnostics and macro-level healthcare resource coordination. Delivered as a secure, web-based application, the system serves both individual patients and NGO healthcare planners through a unified, cross-platform interface compatible with all modern web browsers (Windows, macOS, Linux, and mobile architectures).</w:t>
      </w:r>
    </w:p>
    <w:p w14:paraId="70B5BAE3" w14:textId="77777777" w:rsidR="00677A44" w:rsidRPr="00677A44" w:rsidRDefault="00677A44" w:rsidP="00677A44">
      <w:pPr>
        <w:spacing w:after="160" w:line="276" w:lineRule="auto"/>
        <w:rPr>
          <w:b/>
          <w:bCs/>
          <w:color w:val="1F1F1F"/>
        </w:rPr>
      </w:pPr>
      <w:r w:rsidRPr="00677A44">
        <w:rPr>
          <w:b/>
          <w:bCs/>
          <w:color w:val="1F1F1F"/>
        </w:rPr>
        <w:t>2.1.1 System Architecture &amp; Subsystems</w:t>
      </w:r>
    </w:p>
    <w:p w14:paraId="06CF9579" w14:textId="77777777" w:rsidR="00677A44" w:rsidRPr="00677A44" w:rsidRDefault="00677A44" w:rsidP="00677A44">
      <w:pPr>
        <w:spacing w:after="160" w:line="276" w:lineRule="auto"/>
        <w:rPr>
          <w:color w:val="1F1F1F"/>
        </w:rPr>
      </w:pPr>
      <w:r w:rsidRPr="00677A44">
        <w:rPr>
          <w:color w:val="1F1F1F"/>
        </w:rPr>
        <w:t>The platform's architecture is decoupled into a React client frontend and a highly secure Flask/Python backend, bifurcated into two tightly coupled operational layers:</w:t>
      </w:r>
    </w:p>
    <w:p w14:paraId="64A5F1EF" w14:textId="77777777" w:rsidR="00677A44" w:rsidRPr="00677A44" w:rsidRDefault="00677A44">
      <w:pPr>
        <w:numPr>
          <w:ilvl w:val="0"/>
          <w:numId w:val="14"/>
        </w:numPr>
        <w:spacing w:after="160" w:line="276" w:lineRule="auto"/>
        <w:rPr>
          <w:color w:val="1F1F1F"/>
        </w:rPr>
      </w:pPr>
      <w:r w:rsidRPr="00677A44">
        <w:rPr>
          <w:b/>
          <w:bCs/>
          <w:color w:val="1F1F1F"/>
        </w:rPr>
        <w:t xml:space="preserve">Patient Intelligence Layer: </w:t>
      </w:r>
      <w:r w:rsidRPr="00677A44">
        <w:rPr>
          <w:color w:val="1F1F1F"/>
        </w:rPr>
        <w:t>A consumer-facing diagnostic and educational module where patients securely upload ophthalmic scans, manage a centralized Safe Document Vault, interface with an AI diagnostic assistant (The Director), and retrieve automated, AI-generated medical reports and personalized educational media.</w:t>
      </w:r>
    </w:p>
    <w:p w14:paraId="4D3F59C1" w14:textId="77777777" w:rsidR="00677A44" w:rsidRPr="00677A44" w:rsidRDefault="00677A44">
      <w:pPr>
        <w:numPr>
          <w:ilvl w:val="0"/>
          <w:numId w:val="14"/>
        </w:numPr>
        <w:spacing w:after="160" w:line="276" w:lineRule="auto"/>
        <w:rPr>
          <w:color w:val="1F1F1F"/>
        </w:rPr>
      </w:pPr>
      <w:r w:rsidRPr="00677A44">
        <w:rPr>
          <w:b/>
          <w:bCs/>
          <w:color w:val="1F1F1F"/>
        </w:rPr>
        <w:t xml:space="preserve">Healthcare Coordination Intelligence Layer (IDP Subsystem): </w:t>
      </w:r>
      <w:r w:rsidRPr="00677A44">
        <w:rPr>
          <w:color w:val="1F1F1F"/>
        </w:rPr>
        <w:t>An enterprise-grade agentic pipeline—developed to resolve the macro-coordination challenges identified by the Databricks/Virtue Foundation—that ingests unstructured facility data. This layer extracts structured capability records, detects regional medical deserts and infrastructure anomalies, and outputs actionable, data-driven deployment recommendations to NGO planners.</w:t>
      </w:r>
    </w:p>
    <w:p w14:paraId="12632B97" w14:textId="77777777" w:rsidR="00677A44" w:rsidRPr="00677A44" w:rsidRDefault="00677A44" w:rsidP="00677A44">
      <w:pPr>
        <w:spacing w:after="160" w:line="276" w:lineRule="auto"/>
        <w:rPr>
          <w:b/>
          <w:bCs/>
          <w:color w:val="1F1F1F"/>
        </w:rPr>
      </w:pPr>
      <w:r w:rsidRPr="00677A44">
        <w:rPr>
          <w:b/>
          <w:bCs/>
          <w:color w:val="1F1F1F"/>
        </w:rPr>
        <w:t>2.1.2 Data Privacy &amp; Operational Boundaries</w:t>
      </w:r>
    </w:p>
    <w:p w14:paraId="018BF79B" w14:textId="77777777" w:rsidR="00677A44" w:rsidRPr="00677A44" w:rsidRDefault="00677A44" w:rsidP="00677A44">
      <w:pPr>
        <w:spacing w:after="160" w:line="276" w:lineRule="auto"/>
        <w:rPr>
          <w:color w:val="1F1F1F"/>
        </w:rPr>
      </w:pPr>
      <w:r w:rsidRPr="00677A44">
        <w:rPr>
          <w:color w:val="1F1F1F"/>
        </w:rPr>
        <w:t>Strict data localization and sanitization protocols govern the platform's AI inference engine to ensure absolute compliance with medical data privacy standards.</w:t>
      </w:r>
    </w:p>
    <w:p w14:paraId="71A6AE2D" w14:textId="77777777" w:rsidR="00677A44" w:rsidRPr="00677A44" w:rsidRDefault="00677A44">
      <w:pPr>
        <w:numPr>
          <w:ilvl w:val="0"/>
          <w:numId w:val="15"/>
        </w:numPr>
        <w:spacing w:after="160" w:line="276" w:lineRule="auto"/>
        <w:rPr>
          <w:b/>
          <w:bCs/>
          <w:color w:val="1F1F1F"/>
        </w:rPr>
      </w:pPr>
      <w:r w:rsidRPr="00677A44">
        <w:rPr>
          <w:b/>
          <w:bCs/>
          <w:color w:val="1F1F1F"/>
        </w:rPr>
        <w:t xml:space="preserve">Localized Processing: </w:t>
      </w:r>
      <w:r w:rsidRPr="00677A44">
        <w:rPr>
          <w:color w:val="1F1F1F"/>
        </w:rPr>
        <w:t>All computationally heavy and biometric-dependent AI workloads (including RETFound-Green vision models, FLUX.2 image synthesis, Wan 2.2 video generation, and IDP agent reasoning loops) execute exclusively on a secure, localized backend server.</w:t>
      </w:r>
    </w:p>
    <w:p w14:paraId="2274EF62" w14:textId="77777777" w:rsidR="00677A44" w:rsidRPr="00677A44" w:rsidRDefault="00677A44">
      <w:pPr>
        <w:numPr>
          <w:ilvl w:val="0"/>
          <w:numId w:val="15"/>
        </w:numPr>
        <w:spacing w:after="160" w:line="276" w:lineRule="auto"/>
        <w:rPr>
          <w:b/>
          <w:bCs/>
          <w:color w:val="1F1F1F"/>
        </w:rPr>
      </w:pPr>
      <w:r w:rsidRPr="00677A44">
        <w:rPr>
          <w:b/>
          <w:bCs/>
          <w:color w:val="1F1F1F"/>
        </w:rPr>
        <w:t xml:space="preserve">Third-Party API Isolation: </w:t>
      </w:r>
      <w:r w:rsidRPr="00677A44">
        <w:rPr>
          <w:color w:val="1F1F1F"/>
        </w:rPr>
        <w:t>The system's architecture strictly prohibits the transmission of raw scans or Protected Health Information (PHI) to external cloud environments. Integration with external Large Language Model APIs (e.g., Groq / Llama 3.1) is restricted solely to the transmission of sanitized, non-identifying clinical text.</w:t>
      </w:r>
    </w:p>
    <w:p w14:paraId="6E4A33F3" w14:textId="0B002DEF" w:rsidR="00184458" w:rsidRDefault="00000000" w:rsidP="00677A44">
      <w:pPr>
        <w:pStyle w:val="Heading3"/>
        <w:spacing w:before="0" w:after="120" w:line="276" w:lineRule="auto"/>
        <w:rPr>
          <w:rFonts w:ascii="Google Sans" w:eastAsia="Google Sans" w:hAnsi="Google Sans" w:cs="Google Sans"/>
          <w:color w:val="1F1F1F"/>
          <w:sz w:val="26"/>
          <w:szCs w:val="26"/>
        </w:rPr>
      </w:pPr>
      <w:r>
        <w:pict w14:anchorId="6B9D76B1">
          <v:rect id="_x0000_i1032" style="width:0;height:1.5pt" o:hralign="center" o:bullet="t" o:hrstd="t" o:hr="t" fillcolor="#a0a0a0" stroked="f"/>
        </w:pict>
      </w:r>
      <w:r>
        <w:rPr>
          <w:rFonts w:ascii="Google Sans" w:eastAsia="Google Sans" w:hAnsi="Google Sans" w:cs="Google Sans"/>
          <w:color w:val="1F1F1F"/>
          <w:sz w:val="26"/>
          <w:szCs w:val="26"/>
        </w:rPr>
        <w:lastRenderedPageBreak/>
        <w:t>2.2 Product Functions</w:t>
      </w:r>
    </w:p>
    <w:p w14:paraId="07D4B754" w14:textId="77777777" w:rsidR="00677A44" w:rsidRPr="00677A44" w:rsidRDefault="00677A44" w:rsidP="00677A44"/>
    <w:tbl>
      <w:tblPr>
        <w:tblStyle w:val="Style10"/>
        <w:tblpPr w:leftFromText="144" w:rightFromText="144" w:topFromText="144" w:bottomFromText="144" w:vertAnchor="text" w:tblpX="-120"/>
        <w:tblW w:w="9634"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Change w:id="0" w:author="Manoj Karri" w:date="2026-05-23T12:41:00Z" w16du:dateUtc="2026-05-23T07:11:00Z">
          <w:tblPr>
            <w:tblStyle w:val="Style10"/>
            <w:tblpPr w:leftFromText="144" w:rightFromText="144" w:topFromText="144" w:bottomFromText="144" w:vertAnchor="text" w:tblpX="-120"/>
            <w:tblW w:w="9600"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PrChange>
      </w:tblPr>
      <w:tblGrid>
        <w:gridCol w:w="1838"/>
        <w:gridCol w:w="2835"/>
        <w:gridCol w:w="4961"/>
        <w:tblGridChange w:id="1">
          <w:tblGrid>
            <w:gridCol w:w="1838"/>
            <w:gridCol w:w="307"/>
            <w:gridCol w:w="2460"/>
            <w:gridCol w:w="68"/>
            <w:gridCol w:w="4927"/>
            <w:gridCol w:w="34"/>
          </w:tblGrid>
        </w:tblGridChange>
      </w:tblGrid>
      <w:tr w:rsidR="00184458" w14:paraId="22FB16B2" w14:textId="77777777" w:rsidTr="00847B8F">
        <w:trPr>
          <w:trHeight w:val="754"/>
          <w:trPrChange w:id="2" w:author="Manoj Karri" w:date="2026-05-23T12:41:00Z" w16du:dateUtc="2026-05-23T07:11:00Z">
            <w:trPr>
              <w:gridAfter w:val="0"/>
              <w:trHeight w:val="720"/>
            </w:trPr>
          </w:trPrChange>
        </w:trPr>
        <w:tc>
          <w:tcPr>
            <w:tcW w:w="1838" w:type="dxa"/>
            <w:tcBorders>
              <w:top w:val="single" w:sz="4" w:space="0" w:color="1F1F1F"/>
              <w:left w:val="single" w:sz="4" w:space="0" w:color="1F1F1F"/>
              <w:bottom w:val="single" w:sz="4" w:space="0" w:color="1F1F1F"/>
              <w:right w:val="single" w:sz="4" w:space="0" w:color="1F1F1F"/>
            </w:tcBorders>
            <w:shd w:val="clear" w:color="auto" w:fill="EFEFEF"/>
            <w:tcMar>
              <w:top w:w="144" w:type="dxa"/>
              <w:left w:w="144" w:type="dxa"/>
              <w:bottom w:w="144" w:type="dxa"/>
              <w:right w:w="144" w:type="dxa"/>
            </w:tcMar>
            <w:tcPrChange w:id="3" w:author="Manoj Karri" w:date="2026-05-23T12:41:00Z" w16du:dateUtc="2026-05-23T07:11:00Z">
              <w:tcPr>
                <w:tcW w:w="2145" w:type="dxa"/>
                <w:gridSpan w:val="2"/>
                <w:tcBorders>
                  <w:top w:val="single" w:sz="4" w:space="0" w:color="1F1F1F"/>
                  <w:left w:val="single" w:sz="4" w:space="0" w:color="1F1F1F"/>
                  <w:bottom w:val="single" w:sz="4" w:space="0" w:color="1F1F1F"/>
                  <w:right w:val="single" w:sz="4" w:space="0" w:color="1F1F1F"/>
                </w:tcBorders>
                <w:shd w:val="clear" w:color="auto" w:fill="EFEFEF"/>
                <w:tcMar>
                  <w:top w:w="144" w:type="dxa"/>
                  <w:left w:w="144" w:type="dxa"/>
                  <w:bottom w:w="144" w:type="dxa"/>
                  <w:right w:w="144" w:type="dxa"/>
                </w:tcMar>
              </w:tcPr>
            </w:tcPrChange>
          </w:tcPr>
          <w:p w14:paraId="2FB7F467" w14:textId="77777777" w:rsidR="00184458" w:rsidRDefault="00000000">
            <w:pPr>
              <w:spacing w:line="276" w:lineRule="auto"/>
              <w:rPr>
                <w:color w:val="1F1F1F"/>
              </w:rPr>
            </w:pPr>
            <w:r>
              <w:rPr>
                <w:b/>
                <w:bCs/>
                <w:color w:val="1F1F1F"/>
              </w:rPr>
              <w:lastRenderedPageBreak/>
              <w:t>Class of Use     Cases</w:t>
            </w:r>
          </w:p>
        </w:tc>
        <w:tc>
          <w:tcPr>
            <w:tcW w:w="2835"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Change w:id="4" w:author="Manoj Karri" w:date="2026-05-23T12:41:00Z" w16du:dateUtc="2026-05-23T07:11:00Z">
              <w:tcPr>
                <w:tcW w:w="2460"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180" w:type="dxa"/>
                </w:tcMar>
              </w:tcPr>
            </w:tcPrChange>
          </w:tcPr>
          <w:p w14:paraId="3F27E876" w14:textId="77777777" w:rsidR="00184458" w:rsidRDefault="00000000">
            <w:pPr>
              <w:spacing w:line="276" w:lineRule="auto"/>
              <w:rPr>
                <w:color w:val="1F1F1F"/>
              </w:rPr>
            </w:pPr>
            <w:r>
              <w:rPr>
                <w:b/>
                <w:bCs/>
                <w:color w:val="1F1F1F"/>
              </w:rPr>
              <w:t xml:space="preserve">   Use Cases</w:t>
            </w:r>
          </w:p>
        </w:tc>
        <w:tc>
          <w:tcPr>
            <w:tcW w:w="4961" w:type="dxa"/>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tcPrChange w:id="5" w:author="Manoj Karri" w:date="2026-05-23T12:41:00Z" w16du:dateUtc="2026-05-23T07:11:00Z">
              <w:tcPr>
                <w:tcW w:w="4995" w:type="dxa"/>
                <w:gridSpan w:val="2"/>
                <w:tcBorders>
                  <w:top w:val="single" w:sz="4" w:space="0" w:color="1F1F1F"/>
                  <w:left w:val="single" w:sz="4" w:space="0" w:color="1F1F1F"/>
                  <w:bottom w:val="single" w:sz="4" w:space="0" w:color="1F1F1F"/>
                  <w:right w:val="single" w:sz="4" w:space="0" w:color="1F1F1F"/>
                </w:tcBorders>
                <w:shd w:val="clear" w:color="auto" w:fill="EFEFEF"/>
                <w:tcMar>
                  <w:top w:w="240" w:type="dxa"/>
                  <w:left w:w="0" w:type="dxa"/>
                  <w:bottom w:w="240" w:type="dxa"/>
                  <w:right w:w="0" w:type="dxa"/>
                </w:tcMar>
              </w:tcPr>
            </w:tcPrChange>
          </w:tcPr>
          <w:p w14:paraId="790DD6EC" w14:textId="77777777" w:rsidR="00184458" w:rsidRDefault="00000000">
            <w:pPr>
              <w:spacing w:line="276" w:lineRule="auto"/>
              <w:rPr>
                <w:color w:val="1F1F1F"/>
              </w:rPr>
            </w:pPr>
            <w:r>
              <w:rPr>
                <w:b/>
                <w:bCs/>
                <w:color w:val="1F1F1F"/>
              </w:rPr>
              <w:t xml:space="preserve">   Description of Use Cases</w:t>
            </w:r>
          </w:p>
        </w:tc>
      </w:tr>
      <w:tr w:rsidR="00184458" w14:paraId="60E51A02" w14:textId="77777777" w:rsidTr="00277139">
        <w:tblPrEx>
          <w:tblPrExChange w:id="6" w:author="Manoj Karri" w:date="2026-05-23T13:19:00Z" w16du:dateUtc="2026-05-23T07:49:00Z">
            <w:tblPrEx>
              <w:tblW w:w="9634" w:type="dxa"/>
            </w:tblPrEx>
          </w:tblPrExChange>
        </w:tblPrEx>
        <w:trPr>
          <w:trHeight w:val="208"/>
          <w:trPrChange w:id="7" w:author="Manoj Karri" w:date="2026-05-23T13:19:00Z" w16du:dateUtc="2026-05-23T07:49:00Z">
            <w:trPr>
              <w:trHeight w:val="1275"/>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8" w:author="Manoj Karri" w:date="2026-05-23T13:19:00Z" w16du:dateUtc="2026-05-23T07:49:00Z">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15A260FD" w14:textId="77777777" w:rsidR="00184458" w:rsidRPr="00847B8F" w:rsidRDefault="00000000">
            <w:pPr>
              <w:spacing w:line="276" w:lineRule="auto"/>
              <w:rPr>
                <w:color w:val="1F1F1F"/>
              </w:rPr>
            </w:pPr>
            <w:r>
              <w:rPr>
                <w:b/>
                <w:bCs/>
                <w:color w:val="1F1F1F"/>
              </w:rPr>
              <w:t xml:space="preserve"> </w:t>
            </w:r>
            <w:r w:rsidRPr="00847B8F">
              <w:rPr>
                <w:color w:val="1F1F1F"/>
              </w:rPr>
              <w:t>Diagnostic   Functions</w:t>
            </w:r>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9" w:author="Manoj Karri" w:date="2026-05-23T13:19:00Z" w16du:dateUtc="2026-05-23T07:49:00Z">
              <w:tcPr>
                <w:tcW w:w="2835" w:type="dxa"/>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116F97D7" w14:textId="77777777" w:rsidR="00184458" w:rsidRDefault="00000000">
            <w:pPr>
              <w:spacing w:line="276" w:lineRule="auto"/>
              <w:rPr>
                <w:color w:val="1F1F1F"/>
              </w:rPr>
            </w:pPr>
            <w:r>
              <w:rPr>
                <w:color w:val="1F1F1F"/>
              </w:rPr>
              <w:t xml:space="preserve">     Retinal Analysis</w:t>
            </w:r>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10" w:author="Manoj Karri" w:date="2026-05-23T13:19:00Z" w16du:dateUtc="2026-05-23T07:49:00Z">
              <w:tcPr>
                <w:tcW w:w="4961"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0120C2FD" w14:textId="77777777" w:rsidR="00184458" w:rsidRDefault="00000000">
            <w:pPr>
              <w:spacing w:line="276" w:lineRule="auto"/>
              <w:rPr>
                <w:color w:val="1F1F1F"/>
              </w:rPr>
            </w:pPr>
            <w:r>
              <w:rPr>
                <w:color w:val="1F1F1F"/>
              </w:rPr>
              <w:t>Processing back-of-the-eye scans (e.g., OCT, CFP) using the localized RETFound-Green model to detect abnormalities.</w:t>
            </w:r>
          </w:p>
        </w:tc>
      </w:tr>
      <w:tr w:rsidR="00184458" w14:paraId="1DB7F6B6" w14:textId="77777777" w:rsidTr="00277139">
        <w:tblPrEx>
          <w:tblPrExChange w:id="11" w:author="Manoj Karri" w:date="2026-05-23T13:19:00Z" w16du:dateUtc="2026-05-23T07:49:00Z">
            <w:tblPrEx>
              <w:tblW w:w="9634" w:type="dxa"/>
            </w:tblPrEx>
          </w:tblPrExChange>
        </w:tblPrEx>
        <w:trPr>
          <w:trHeight w:val="411"/>
          <w:trPrChange w:id="12" w:author="Manoj Karri" w:date="2026-05-23T13:19:00Z" w16du:dateUtc="2026-05-23T07:49:00Z">
            <w:trPr>
              <w:trHeight w:val="1228"/>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13" w:author="Manoj Karri" w:date="2026-05-23T13:19:00Z" w16du:dateUtc="2026-05-23T07:49:00Z">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50239E1C" w14:textId="77777777" w:rsidR="00184458" w:rsidRDefault="00184458">
            <w:pPr>
              <w:spacing w:after="480" w:line="276" w:lineRule="auto"/>
              <w:rPr>
                <w:color w:val="1F1F1F"/>
              </w:rPr>
            </w:pPr>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14" w:author="Manoj Karri" w:date="2026-05-23T13:19:00Z" w16du:dateUtc="2026-05-23T07:49:00Z">
              <w:tcPr>
                <w:tcW w:w="2835" w:type="dxa"/>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0175863F" w14:textId="77777777" w:rsidR="00184458" w:rsidRDefault="00000000">
            <w:pPr>
              <w:spacing w:line="276" w:lineRule="auto"/>
            </w:pPr>
            <w:r>
              <w:rPr>
                <w:color w:val="1F1F1F"/>
              </w:rPr>
              <w:t>Anterior Segment  Analysis</w:t>
            </w:r>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15" w:author="Manoj Karri" w:date="2026-05-23T13:19:00Z" w16du:dateUtc="2026-05-23T07:49:00Z">
              <w:tcPr>
                <w:tcW w:w="4961"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14ABCBD9" w14:textId="77777777" w:rsidR="00184458" w:rsidRDefault="00000000">
            <w:pPr>
              <w:spacing w:line="276" w:lineRule="auto"/>
              <w:rPr>
                <w:color w:val="1F1F1F"/>
              </w:rPr>
            </w:pPr>
            <w:r>
              <w:rPr>
                <w:color w:val="1F1F1F"/>
              </w:rPr>
              <w:t xml:space="preserve"> Processing front-of-the-eye scans (e.g., Slit-Lamp)   using custom ResNet-50 models to identify surface  conditions.</w:t>
            </w:r>
          </w:p>
        </w:tc>
      </w:tr>
      <w:tr w:rsidR="00184458" w14:paraId="66A2CB4D" w14:textId="77777777" w:rsidTr="00277139">
        <w:tblPrEx>
          <w:tblPrExChange w:id="16" w:author="Manoj Karri" w:date="2026-05-23T13:19:00Z" w16du:dateUtc="2026-05-23T07:49:00Z">
            <w:tblPrEx>
              <w:tblW w:w="9634" w:type="dxa"/>
            </w:tblPrEx>
          </w:tblPrExChange>
        </w:tblPrEx>
        <w:trPr>
          <w:trHeight w:val="1025"/>
          <w:trPrChange w:id="17" w:author="Manoj Karri" w:date="2026-05-23T13:19:00Z" w16du:dateUtc="2026-05-23T07:49:00Z">
            <w:trPr>
              <w:trHeight w:val="1713"/>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18" w:author="Manoj Karri" w:date="2026-05-23T13:19:00Z" w16du:dateUtc="2026-05-23T07:49:00Z">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35806FE8" w14:textId="77777777" w:rsidR="00184458" w:rsidRPr="00847B8F" w:rsidRDefault="00000000">
            <w:pPr>
              <w:spacing w:line="276" w:lineRule="auto"/>
              <w:rPr>
                <w:color w:val="1F1F1F"/>
              </w:rPr>
            </w:pPr>
            <w:r w:rsidRPr="00847B8F">
              <w:rPr>
                <w:color w:val="1F1F1F"/>
              </w:rPr>
              <w:t>Educational &amp; Chat Functions</w:t>
            </w:r>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19" w:author="Manoj Karri" w:date="2026-05-23T13:19:00Z" w16du:dateUtc="2026-05-23T07:49:00Z">
              <w:tcPr>
                <w:tcW w:w="2835" w:type="dxa"/>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1B51F9ED" w14:textId="77777777" w:rsidR="00184458" w:rsidRDefault="00000000">
            <w:pPr>
              <w:spacing w:line="276" w:lineRule="auto"/>
              <w:rPr>
                <w:color w:val="1F1F1F"/>
              </w:rPr>
            </w:pPr>
            <w:r>
              <w:rPr>
                <w:color w:val="1F1F1F"/>
              </w:rPr>
              <w:t>The Director (AI Chat &amp; Scripting)</w:t>
            </w:r>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20" w:author="Manoj Karri" w:date="2026-05-23T13:19:00Z" w16du:dateUtc="2026-05-23T07:49:00Z">
              <w:tcPr>
                <w:tcW w:w="4961"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32EDC4C7" w14:textId="77777777" w:rsidR="00184458" w:rsidRDefault="00000000">
            <w:pPr>
              <w:spacing w:line="276" w:lineRule="auto"/>
              <w:rPr>
                <w:color w:val="1F1F1F"/>
              </w:rPr>
            </w:pPr>
            <w:r>
              <w:rPr>
                <w:color w:val="1F1F1F"/>
              </w:rPr>
              <w:t>Utilizing an LLM (via Groq API / Llama 3.1) to analyze clinical conditions, answer patient queries, and dynamically construct relevant educational YouTube search links.</w:t>
            </w:r>
          </w:p>
        </w:tc>
      </w:tr>
      <w:tr w:rsidR="00184458" w14:paraId="061117E1" w14:textId="77777777" w:rsidTr="00277139">
        <w:tblPrEx>
          <w:tblPrExChange w:id="21" w:author="Manoj Karri" w:date="2026-05-23T13:19:00Z" w16du:dateUtc="2026-05-23T07:49:00Z">
            <w:tblPrEx>
              <w:tblW w:w="9634" w:type="dxa"/>
            </w:tblPrEx>
          </w:tblPrExChange>
        </w:tblPrEx>
        <w:trPr>
          <w:trHeight w:val="354"/>
          <w:trPrChange w:id="22" w:author="Manoj Karri" w:date="2026-05-23T13:19:00Z" w16du:dateUtc="2026-05-23T07:49:00Z">
            <w:trPr>
              <w:trHeight w:val="1241"/>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23" w:author="Manoj Karri" w:date="2026-05-23T13:19:00Z" w16du:dateUtc="2026-05-23T07:49:00Z">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0E5E2DFB" w14:textId="77777777" w:rsidR="00184458" w:rsidRDefault="00184458">
            <w:pPr>
              <w:spacing w:after="480" w:line="276" w:lineRule="auto"/>
              <w:rPr>
                <w:color w:val="1F1F1F"/>
              </w:rPr>
            </w:pPr>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24" w:author="Manoj Karri" w:date="2026-05-23T13:19:00Z" w16du:dateUtc="2026-05-23T07:49:00Z">
              <w:tcPr>
                <w:tcW w:w="2835" w:type="dxa"/>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4E16A3F7" w14:textId="77777777" w:rsidR="00184458" w:rsidRDefault="00000000">
            <w:pPr>
              <w:spacing w:line="276" w:lineRule="auto"/>
              <w:rPr>
                <w:color w:val="1F1F1F"/>
              </w:rPr>
            </w:pPr>
            <w:r>
              <w:rPr>
                <w:color w:val="1F1F1F"/>
              </w:rPr>
              <w:t>Generative Media Creation</w:t>
            </w:r>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25" w:author="Manoj Karri" w:date="2026-05-23T13:19:00Z" w16du:dateUtc="2026-05-23T07:49:00Z">
              <w:tcPr>
                <w:tcW w:w="4961"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559D13E5" w14:textId="77777777" w:rsidR="00184458" w:rsidRDefault="00000000">
            <w:pPr>
              <w:spacing w:line="276" w:lineRule="auto"/>
              <w:rPr>
                <w:color w:val="1F1F1F"/>
              </w:rPr>
            </w:pPr>
            <w:r>
              <w:rPr>
                <w:color w:val="1F1F1F"/>
              </w:rPr>
              <w:t>Automatically converting medical text into personalized educational videos using FLUX.2 (image generation) and Wan 2.2 (video animation).</w:t>
            </w:r>
          </w:p>
        </w:tc>
      </w:tr>
      <w:tr w:rsidR="00184458" w14:paraId="7C86DE02" w14:textId="77777777" w:rsidTr="00277139">
        <w:tblPrEx>
          <w:tblPrExChange w:id="26" w:author="Manoj Karri" w:date="2026-05-23T13:19:00Z" w16du:dateUtc="2026-05-23T07:49:00Z">
            <w:tblPrEx>
              <w:tblW w:w="9634" w:type="dxa"/>
            </w:tblPrEx>
          </w:tblPrExChange>
        </w:tblPrEx>
        <w:trPr>
          <w:trHeight w:val="548"/>
          <w:trPrChange w:id="27" w:author="Manoj Karri" w:date="2026-05-23T13:19:00Z" w16du:dateUtc="2026-05-23T07:49:00Z">
            <w:trPr>
              <w:trHeight w:val="1367"/>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28" w:author="Manoj Karri" w:date="2026-05-23T13:19:00Z" w16du:dateUtc="2026-05-23T07:49:00Z">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58CDC47D" w14:textId="77777777" w:rsidR="00184458" w:rsidRPr="00847B8F" w:rsidRDefault="00000000">
            <w:pPr>
              <w:spacing w:line="276" w:lineRule="auto"/>
              <w:rPr>
                <w:color w:val="1F1F1F"/>
              </w:rPr>
            </w:pPr>
            <w:r w:rsidRPr="00847B8F">
              <w:rPr>
                <w:color w:val="1F1F1F"/>
              </w:rPr>
              <w:t>Data &amp; Document Management</w:t>
            </w:r>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29" w:author="Manoj Karri" w:date="2026-05-23T13:19:00Z" w16du:dateUtc="2026-05-23T07:49:00Z">
              <w:tcPr>
                <w:tcW w:w="2835" w:type="dxa"/>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68F7E0A0" w14:textId="77777777" w:rsidR="00184458" w:rsidRDefault="00000000">
            <w:pPr>
              <w:spacing w:line="276" w:lineRule="auto"/>
              <w:rPr>
                <w:color w:val="1F1F1F"/>
              </w:rPr>
            </w:pPr>
            <w:r>
              <w:rPr>
                <w:color w:val="1F1F1F"/>
              </w:rPr>
              <w:t>Secure Document Storage</w:t>
            </w:r>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30" w:author="Manoj Karri" w:date="2026-05-23T13:19:00Z" w16du:dateUtc="2026-05-23T07:49:00Z">
              <w:tcPr>
                <w:tcW w:w="4961"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08714593" w14:textId="77777777" w:rsidR="00184458" w:rsidRDefault="00000000">
            <w:pPr>
              <w:spacing w:line="276" w:lineRule="auto"/>
              <w:rPr>
                <w:color w:val="1F1F1F"/>
              </w:rPr>
            </w:pPr>
            <w:r>
              <w:rPr>
                <w:color w:val="1F1F1F"/>
              </w:rPr>
              <w:t>Storing and managing user accounts, medical reports, and system data using Supabase cloud infrastructure within a protected patient portal.</w:t>
            </w:r>
          </w:p>
        </w:tc>
      </w:tr>
      <w:tr w:rsidR="00184458" w14:paraId="4F13DFB0" w14:textId="77777777" w:rsidTr="00277139">
        <w:tblPrEx>
          <w:tblPrExChange w:id="31" w:author="Manoj Karri" w:date="2026-05-23T13:19:00Z" w16du:dateUtc="2026-05-23T07:49:00Z">
            <w:tblPrEx>
              <w:tblW w:w="9634" w:type="dxa"/>
            </w:tblPrEx>
          </w:tblPrExChange>
        </w:tblPrEx>
        <w:trPr>
          <w:trHeight w:val="184"/>
          <w:trPrChange w:id="32" w:author="Manoj Karri" w:date="2026-05-23T13:19:00Z" w16du:dateUtc="2026-05-23T07:49:00Z">
            <w:trPr>
              <w:trHeight w:val="1457"/>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33" w:author="Manoj Karri" w:date="2026-05-23T13:19:00Z" w16du:dateUtc="2026-05-23T07:49:00Z">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5CFFE91D" w14:textId="77777777" w:rsidR="00184458" w:rsidRDefault="00184458">
            <w:pPr>
              <w:spacing w:after="480" w:line="276" w:lineRule="auto"/>
              <w:rPr>
                <w:color w:val="1F1F1F"/>
              </w:rPr>
            </w:pPr>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34" w:author="Manoj Karri" w:date="2026-05-23T13:19:00Z" w16du:dateUtc="2026-05-23T07:49:00Z">
              <w:tcPr>
                <w:tcW w:w="2835" w:type="dxa"/>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609ED713" w14:textId="77777777" w:rsidR="00184458" w:rsidRDefault="00000000">
            <w:pPr>
              <w:spacing w:after="480" w:line="276" w:lineRule="auto"/>
              <w:rPr>
                <w:color w:val="1F1F1F"/>
              </w:rPr>
            </w:pPr>
            <w:r>
              <w:rPr>
                <w:color w:val="1F1F1F"/>
              </w:rPr>
              <w:t>Document Parsing</w:t>
            </w:r>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35" w:author="Manoj Karri" w:date="2026-05-23T13:19:00Z" w16du:dateUtc="2026-05-23T07:49:00Z">
              <w:tcPr>
                <w:tcW w:w="4961"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48ADD010" w14:textId="77777777" w:rsidR="00184458" w:rsidRDefault="00000000">
            <w:pPr>
              <w:spacing w:line="276" w:lineRule="auto"/>
              <w:rPr>
                <w:color w:val="1F1F1F"/>
              </w:rPr>
            </w:pPr>
            <w:r>
              <w:rPr>
                <w:color w:val="1F1F1F"/>
              </w:rPr>
              <w:t>Allowing users to upload medical documents (PDFs) and extracting the text securely for AI analysis using the PyPDF2 library.</w:t>
            </w:r>
          </w:p>
        </w:tc>
      </w:tr>
      <w:tr w:rsidR="00184458" w14:paraId="22E11028" w14:textId="77777777" w:rsidTr="00847B8F">
        <w:trPr>
          <w:trHeight w:val="1446"/>
          <w:trPrChange w:id="36" w:author="Manoj Karri" w:date="2026-05-23T12:41:00Z" w16du:dateUtc="2026-05-23T07:11:00Z">
            <w:trPr>
              <w:gridAfter w:val="0"/>
              <w:trHeight w:val="1380"/>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37" w:author="Manoj Karri" w:date="2026-05-23T12:41:00Z" w16du:dateUtc="2026-05-23T07:11:00Z">
              <w:tcPr>
                <w:tcW w:w="2145"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48792FAA" w14:textId="77777777" w:rsidR="00184458" w:rsidRPr="00847B8F" w:rsidRDefault="00000000">
            <w:pPr>
              <w:spacing w:line="276" w:lineRule="auto"/>
              <w:rPr>
                <w:color w:val="1F1F1F"/>
              </w:rPr>
            </w:pPr>
            <w:r w:rsidRPr="00847B8F">
              <w:rPr>
                <w:color w:val="1F1F1F"/>
              </w:rPr>
              <w:t>Utility &amp; Portal Functions</w:t>
            </w:r>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38" w:author="Manoj Karri" w:date="2026-05-23T12:41:00Z" w16du:dateUtc="2026-05-23T07:11:00Z">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6C266698" w14:textId="77777777" w:rsidR="00184458" w:rsidRDefault="00000000">
            <w:pPr>
              <w:spacing w:line="276" w:lineRule="auto"/>
              <w:rPr>
                <w:color w:val="1F1F1F"/>
              </w:rPr>
            </w:pPr>
            <w:r>
              <w:rPr>
                <w:color w:val="1F1F1F"/>
              </w:rPr>
              <w:t>Appointment Management</w:t>
            </w:r>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39" w:author="Manoj Karri" w:date="2026-05-23T12:41:00Z" w16du:dateUtc="2026-05-23T07:11:00Z">
              <w:tcPr>
                <w:tcW w:w="4995"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183ACD42" w14:textId="77777777" w:rsidR="00184458" w:rsidRDefault="00000000">
            <w:pPr>
              <w:spacing w:line="276" w:lineRule="auto"/>
              <w:rPr>
                <w:color w:val="1F1F1F"/>
              </w:rPr>
            </w:pPr>
            <w:r>
              <w:rPr>
                <w:color w:val="1F1F1F"/>
              </w:rPr>
              <w:t>Organizing and sorting patient schedules and upcoming appointments using a custom backend sorting algorithm.</w:t>
            </w:r>
          </w:p>
        </w:tc>
      </w:tr>
      <w:tr w:rsidR="00184458" w14:paraId="35AE0BED" w14:textId="77777777" w:rsidTr="00847B8F">
        <w:trPr>
          <w:trHeight w:val="1493"/>
          <w:trPrChange w:id="40" w:author="Manoj Karri" w:date="2026-05-23T12:41:00Z" w16du:dateUtc="2026-05-23T07:11:00Z">
            <w:trPr>
              <w:gridAfter w:val="0"/>
              <w:trHeight w:val="1425"/>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41" w:author="Manoj Karri" w:date="2026-05-23T12:41:00Z" w16du:dateUtc="2026-05-23T07:11:00Z">
              <w:tcPr>
                <w:tcW w:w="2145"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2F358455" w14:textId="77777777" w:rsidR="00184458" w:rsidRDefault="00184458">
            <w:pPr>
              <w:spacing w:after="480" w:line="276" w:lineRule="auto"/>
              <w:rPr>
                <w:color w:val="1F1F1F"/>
              </w:rPr>
            </w:pPr>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42" w:author="Manoj Karri" w:date="2026-05-23T12:41:00Z" w16du:dateUtc="2026-05-23T07:11:00Z">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33227464" w14:textId="77777777" w:rsidR="00184458" w:rsidRDefault="00000000" w:rsidP="00277139">
            <w:pPr>
              <w:spacing w:line="276" w:lineRule="auto"/>
              <w:jc w:val="center"/>
              <w:rPr>
                <w:color w:val="1F1F1F"/>
              </w:rPr>
              <w:pPrChange w:id="43" w:author="Manoj Karri" w:date="2026-05-23T13:19:00Z" w16du:dateUtc="2026-05-23T07:49:00Z">
                <w:pPr>
                  <w:framePr w:hSpace="144" w:vSpace="144" w:wrap="around" w:vAnchor="text" w:hAnchor="text" w:x="-120"/>
                  <w:spacing w:line="276" w:lineRule="auto"/>
                </w:pPr>
              </w:pPrChange>
            </w:pPr>
            <w:r>
              <w:rPr>
                <w:color w:val="1F1F1F"/>
              </w:rPr>
              <w:t>Real-Time Interactions</w:t>
            </w:r>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44" w:author="Manoj Karri" w:date="2026-05-23T12:41:00Z" w16du:dateUtc="2026-05-23T07:11:00Z">
              <w:tcPr>
                <w:tcW w:w="4995"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4BD7ED0E" w14:textId="77777777" w:rsidR="00184458" w:rsidRDefault="00000000">
            <w:pPr>
              <w:spacing w:line="276" w:lineRule="auto"/>
              <w:rPr>
                <w:color w:val="1F1F1F"/>
              </w:rPr>
            </w:pPr>
            <w:r>
              <w:rPr>
                <w:color w:val="1F1F1F"/>
              </w:rPr>
              <w:t>Providing instant system feedback and live updates between the React frontend and Flask backend using WebSockets (SocketIO).</w:t>
            </w:r>
          </w:p>
        </w:tc>
      </w:tr>
      <w:tr w:rsidR="00184458" w14:paraId="265B460F" w14:textId="77777777" w:rsidTr="00847B8F">
        <w:trPr>
          <w:trHeight w:val="94"/>
          <w:trPrChange w:id="45" w:author="Manoj Karri" w:date="2026-05-23T12:41:00Z" w16du:dateUtc="2026-05-23T07:11:00Z">
            <w:trPr>
              <w:gridAfter w:val="0"/>
              <w:trHeight w:val="90"/>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46" w:author="Manoj Karri" w:date="2026-05-23T12:41:00Z" w16du:dateUtc="2026-05-23T07:11:00Z">
              <w:tcPr>
                <w:tcW w:w="2145"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710C54C4" w14:textId="4CA0E6CC" w:rsidR="00184458" w:rsidRPr="00847B8F" w:rsidRDefault="00B74C3C" w:rsidP="00277139">
            <w:pPr>
              <w:spacing w:after="480" w:line="276" w:lineRule="auto"/>
              <w:jc w:val="center"/>
              <w:rPr>
                <w:color w:val="1F1F1F"/>
              </w:rPr>
              <w:pPrChange w:id="47" w:author="Manoj Karri" w:date="2026-05-23T13:19:00Z" w16du:dateUtc="2026-05-23T07:49:00Z">
                <w:pPr>
                  <w:framePr w:hSpace="144" w:vSpace="144" w:wrap="around" w:vAnchor="text" w:hAnchor="text" w:x="-120"/>
                  <w:spacing w:after="480" w:line="276" w:lineRule="auto"/>
                  <w:ind w:firstLine="720"/>
                </w:pPr>
              </w:pPrChange>
            </w:pPr>
            <w:ins w:id="48" w:author="Manoj Karri" w:date="2026-05-23T12:41:00Z" w16du:dateUtc="2026-05-23T07:11:00Z">
              <w:r w:rsidRPr="00847B8F">
                <w:rPr>
                  <w:color w:val="EE0000"/>
                </w:rPr>
                <w:t xml:space="preserve">IDP </w:t>
              </w:r>
              <w:proofErr w:type="spellStart"/>
              <w:r w:rsidRPr="00847B8F">
                <w:rPr>
                  <w:color w:val="EE0000"/>
                </w:rPr>
                <w:t>AgentIDPAgent</w:t>
              </w:r>
            </w:ins>
            <w:proofErr w:type="spellEnd"/>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49" w:author="Manoj Karri" w:date="2026-05-23T12:41:00Z" w16du:dateUtc="2026-05-23T07:11:00Z">
              <w:tcPr>
                <w:tcW w:w="24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011CE2F6" w14:textId="32EBEC58" w:rsidR="00184458" w:rsidRPr="00277139" w:rsidRDefault="00B74C3C" w:rsidP="00277139">
            <w:pPr>
              <w:spacing w:line="276" w:lineRule="auto"/>
              <w:jc w:val="center"/>
              <w:rPr>
                <w:color w:val="1F1F1F"/>
              </w:rPr>
              <w:pPrChange w:id="50" w:author="Manoj Karri" w:date="2026-05-23T13:19:00Z" w16du:dateUtc="2026-05-23T07:49:00Z">
                <w:pPr>
                  <w:framePr w:hSpace="144" w:vSpace="144" w:wrap="around" w:vAnchor="text" w:hAnchor="text" w:x="-120"/>
                  <w:spacing w:line="276" w:lineRule="auto"/>
                </w:pPr>
              </w:pPrChange>
            </w:pPr>
            <w:ins w:id="51" w:author="Manoj Karri" w:date="2026-05-23T12:41:00Z" w16du:dateUtc="2026-05-23T07:11:00Z">
              <w:r w:rsidRPr="00277139">
                <w:rPr>
                  <w:color w:val="2C3E50"/>
                  <w:rPrChange w:id="52" w:author="Manoj Karri" w:date="2026-05-23T13:19:00Z" w16du:dateUtc="2026-05-23T07:49:00Z">
                    <w:rPr>
                      <w:color w:val="2C3E50"/>
                      <w:sz w:val="19"/>
                    </w:rPr>
                  </w:rPrChange>
                </w:rPr>
                <w:t>Unstructured Feature Extraction</w:t>
              </w:r>
            </w:ins>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53" w:author="Manoj Karri" w:date="2026-05-23T12:41:00Z" w16du:dateUtc="2026-05-23T07:11:00Z">
              <w:tcPr>
                <w:tcW w:w="4995"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4C3B9F4E" w14:textId="5209C99F" w:rsidR="00184458" w:rsidRPr="00847B8F" w:rsidRDefault="00B74C3C">
            <w:pPr>
              <w:spacing w:line="276" w:lineRule="auto"/>
              <w:rPr>
                <w:color w:val="1F1F1F"/>
                <w:highlight w:val="darkRed"/>
              </w:rPr>
            </w:pPr>
            <w:ins w:id="54" w:author="Manoj Karri" w:date="2026-05-23T12:41:00Z" w16du:dateUtc="2026-05-23T07:11:00Z">
              <w:r w:rsidRPr="00847B8F">
                <w:rPr>
                  <w:color w:val="2C3E50"/>
                  <w:highlight w:val="darkRed"/>
                </w:rPr>
                <w:t>Extract procedure, equipment, capability fields from free-form hospital notes using RAG + LLM agent.</w:t>
              </w:r>
            </w:ins>
          </w:p>
        </w:tc>
      </w:tr>
      <w:tr w:rsidR="00B74C3C" w14:paraId="4A1C995D" w14:textId="77777777" w:rsidTr="00AF297D">
        <w:trPr>
          <w:trHeight w:val="1033"/>
          <w:ins w:id="55" w:author="Manoj Karri" w:date="2026-05-23T12:41:00Z"/>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66A37C26" w14:textId="3BF873A8" w:rsidR="00B74C3C" w:rsidRPr="00277139" w:rsidRDefault="00B74C3C" w:rsidP="00277139">
            <w:pPr>
              <w:spacing w:after="480" w:line="276" w:lineRule="auto"/>
              <w:jc w:val="center"/>
              <w:rPr>
                <w:ins w:id="56" w:author="Manoj Karri" w:date="2026-05-23T12:41:00Z" w16du:dateUtc="2026-05-23T07:11:00Z"/>
                <w:color w:val="2C3E50"/>
                <w:rPrChange w:id="57" w:author="Manoj Karri" w:date="2026-05-23T13:19:00Z" w16du:dateUtc="2026-05-23T07:49:00Z">
                  <w:rPr>
                    <w:ins w:id="58" w:author="Manoj Karri" w:date="2026-05-23T12:41:00Z" w16du:dateUtc="2026-05-23T07:11:00Z"/>
                    <w:color w:val="2C3E50"/>
                    <w:sz w:val="19"/>
                  </w:rPr>
                </w:rPrChange>
              </w:rPr>
              <w:pPrChange w:id="59" w:author="Manoj Karri" w:date="2026-05-23T13:19:00Z" w16du:dateUtc="2026-05-23T07:49:00Z">
                <w:pPr>
                  <w:framePr w:hSpace="144" w:vSpace="144" w:wrap="around" w:vAnchor="text" w:hAnchor="text" w:x="-120"/>
                  <w:spacing w:after="480" w:line="276" w:lineRule="auto"/>
                  <w:ind w:firstLine="720"/>
                </w:pPr>
              </w:pPrChange>
            </w:pPr>
            <w:ins w:id="60" w:author="Manoj Karri" w:date="2026-05-23T12:41:00Z" w16du:dateUtc="2026-05-23T07:11:00Z">
              <w:r>
                <w:rPr>
                  <w:color w:val="2C3E50"/>
                  <w:sz w:val="19"/>
                  <w:szCs w:val="19"/>
                </w:rPr>
                <w:t xml:space="preserve">IDP </w:t>
              </w:r>
              <w:proofErr w:type="spellStart"/>
              <w:r>
                <w:rPr>
                  <w:color w:val="2C3E50"/>
                  <w:sz w:val="19"/>
                  <w:szCs w:val="19"/>
                </w:rPr>
                <w:t>Agent</w:t>
              </w:r>
              <w:r w:rsidRPr="00277139">
                <w:rPr>
                  <w:color w:val="2C3E50"/>
                </w:rPr>
                <w:t>IDPAgent</w:t>
              </w:r>
              <w:proofErr w:type="spellEnd"/>
            </w:ins>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8DEBAA3" w14:textId="55E707CD" w:rsidR="00B74C3C" w:rsidRPr="00277139" w:rsidRDefault="00B74C3C" w:rsidP="00277139">
            <w:pPr>
              <w:spacing w:line="276" w:lineRule="auto"/>
              <w:jc w:val="center"/>
              <w:rPr>
                <w:ins w:id="61" w:author="Manoj Karri" w:date="2026-05-23T12:41:00Z" w16du:dateUtc="2026-05-23T07:11:00Z"/>
                <w:color w:val="2C3E50"/>
                <w:rPrChange w:id="62" w:author="Manoj Karri" w:date="2026-05-23T13:19:00Z" w16du:dateUtc="2026-05-23T07:49:00Z">
                  <w:rPr>
                    <w:ins w:id="63" w:author="Manoj Karri" w:date="2026-05-23T12:41:00Z" w16du:dateUtc="2026-05-23T07:11:00Z"/>
                    <w:color w:val="2C3E50"/>
                    <w:sz w:val="19"/>
                  </w:rPr>
                </w:rPrChange>
              </w:rPr>
              <w:pPrChange w:id="64" w:author="Manoj Karri" w:date="2026-05-23T13:19:00Z" w16du:dateUtc="2026-05-23T07:49:00Z">
                <w:pPr>
                  <w:framePr w:hSpace="144" w:vSpace="144" w:wrap="around" w:vAnchor="text" w:hAnchor="text" w:x="-120"/>
                  <w:spacing w:line="276" w:lineRule="auto"/>
                </w:pPr>
              </w:pPrChange>
            </w:pPr>
            <w:ins w:id="65" w:author="Manoj Karri" w:date="2026-05-23T12:41:00Z" w16du:dateUtc="2026-05-23T07:11:00Z">
              <w:r w:rsidRPr="00277139">
                <w:rPr>
                  <w:color w:val="2C3E50"/>
                  <w:rPrChange w:id="66" w:author="Manoj Karri" w:date="2026-05-23T13:19:00Z" w16du:dateUtc="2026-05-23T07:49:00Z">
                    <w:rPr>
                      <w:color w:val="2C3E50"/>
                      <w:sz w:val="19"/>
                    </w:rPr>
                  </w:rPrChange>
                </w:rPr>
                <w:t>Intelligent Synthesis</w:t>
              </w:r>
            </w:ins>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03AACA39" w14:textId="754FD806" w:rsidR="00B74C3C" w:rsidRPr="00277139" w:rsidRDefault="00B74C3C" w:rsidP="00277139">
            <w:pPr>
              <w:spacing w:line="276" w:lineRule="auto"/>
              <w:jc w:val="center"/>
              <w:rPr>
                <w:ins w:id="67" w:author="Manoj Karri" w:date="2026-05-23T12:41:00Z" w16du:dateUtc="2026-05-23T07:11:00Z"/>
                <w:color w:val="2C3E50"/>
                <w:rPrChange w:id="68" w:author="Manoj Karri" w:date="2026-05-23T13:19:00Z" w16du:dateUtc="2026-05-23T07:49:00Z">
                  <w:rPr>
                    <w:ins w:id="69" w:author="Manoj Karri" w:date="2026-05-23T12:41:00Z" w16du:dateUtc="2026-05-23T07:11:00Z"/>
                    <w:color w:val="2C3E50"/>
                    <w:sz w:val="19"/>
                  </w:rPr>
                </w:rPrChange>
              </w:rPr>
              <w:pPrChange w:id="70" w:author="Manoj Karri" w:date="2026-05-23T13:19:00Z" w16du:dateUtc="2026-05-23T07:49:00Z">
                <w:pPr>
                  <w:framePr w:hSpace="144" w:vSpace="144" w:wrap="around" w:vAnchor="text" w:hAnchor="text" w:x="-120"/>
                  <w:spacing w:line="276" w:lineRule="auto"/>
                </w:pPr>
              </w:pPrChange>
            </w:pPr>
            <w:ins w:id="71" w:author="Manoj Karri" w:date="2026-05-23T12:41:00Z" w16du:dateUtc="2026-05-23T07:11:00Z">
              <w:r w:rsidRPr="00277139">
                <w:rPr>
                  <w:color w:val="2C3E50"/>
                  <w:rPrChange w:id="72" w:author="Manoj Karri" w:date="2026-05-23T13:19:00Z" w16du:dateUtc="2026-05-23T07:49:00Z">
                    <w:rPr>
                      <w:color w:val="2C3E50"/>
                      <w:sz w:val="19"/>
                    </w:rPr>
                  </w:rPrChange>
                </w:rPr>
                <w:t>Merge unstructured insights with structured facility schemas for a unified regional capability view.</w:t>
              </w:r>
            </w:ins>
          </w:p>
        </w:tc>
      </w:tr>
      <w:tr w:rsidR="00B74C3C" w14:paraId="33A55A43" w14:textId="77777777" w:rsidTr="00847B8F">
        <w:trPr>
          <w:trHeight w:val="94"/>
          <w:ins w:id="73" w:author="Manoj Karri" w:date="2026-05-23T12:41:00Z"/>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0596F7D" w14:textId="73C5BE23" w:rsidR="00B74C3C" w:rsidRPr="00277139" w:rsidRDefault="00B74C3C" w:rsidP="00277139">
            <w:pPr>
              <w:spacing w:after="480" w:line="276" w:lineRule="auto"/>
              <w:jc w:val="center"/>
              <w:rPr>
                <w:ins w:id="74" w:author="Manoj Karri" w:date="2026-05-23T12:41:00Z" w16du:dateUtc="2026-05-23T07:11:00Z"/>
                <w:color w:val="2C3E50"/>
                <w:rPrChange w:id="75" w:author="Manoj Karri" w:date="2026-05-23T13:19:00Z" w16du:dateUtc="2026-05-23T07:49:00Z">
                  <w:rPr>
                    <w:ins w:id="76" w:author="Manoj Karri" w:date="2026-05-23T12:41:00Z" w16du:dateUtc="2026-05-23T07:11:00Z"/>
                    <w:color w:val="2C3E50"/>
                    <w:sz w:val="19"/>
                  </w:rPr>
                </w:rPrChange>
              </w:rPr>
              <w:pPrChange w:id="77" w:author="Manoj Karri" w:date="2026-05-23T13:19:00Z" w16du:dateUtc="2026-05-23T07:49:00Z">
                <w:pPr>
                  <w:framePr w:hSpace="144" w:vSpace="144" w:wrap="around" w:vAnchor="text" w:hAnchor="text" w:x="-120"/>
                  <w:spacing w:after="480" w:line="276" w:lineRule="auto"/>
                  <w:ind w:firstLine="720"/>
                </w:pPr>
              </w:pPrChange>
            </w:pPr>
            <w:ins w:id="78" w:author="Manoj Karri" w:date="2026-05-23T12:41:00Z" w16du:dateUtc="2026-05-23T07:11:00Z">
              <w:r w:rsidRPr="00277139">
                <w:rPr>
                  <w:color w:val="2C3E50"/>
                  <w:rPrChange w:id="79" w:author="Manoj Karri" w:date="2026-05-23T13:19:00Z" w16du:dateUtc="2026-05-23T07:49:00Z">
                    <w:rPr>
                      <w:color w:val="2C3E50"/>
                      <w:sz w:val="19"/>
                    </w:rPr>
                  </w:rPrChange>
                </w:rPr>
                <w:t>IDP Agent</w:t>
              </w:r>
            </w:ins>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1216FC09" w14:textId="50CC1987" w:rsidR="00B74C3C" w:rsidRPr="00277139" w:rsidRDefault="00B74C3C" w:rsidP="00277139">
            <w:pPr>
              <w:spacing w:line="276" w:lineRule="auto"/>
              <w:jc w:val="center"/>
              <w:rPr>
                <w:ins w:id="80" w:author="Manoj Karri" w:date="2026-05-23T12:41:00Z" w16du:dateUtc="2026-05-23T07:11:00Z"/>
                <w:color w:val="2C3E50"/>
                <w:rPrChange w:id="81" w:author="Manoj Karri" w:date="2026-05-23T13:19:00Z" w16du:dateUtc="2026-05-23T07:49:00Z">
                  <w:rPr>
                    <w:ins w:id="82" w:author="Manoj Karri" w:date="2026-05-23T12:41:00Z" w16du:dateUtc="2026-05-23T07:11:00Z"/>
                    <w:color w:val="2C3E50"/>
                    <w:sz w:val="19"/>
                  </w:rPr>
                </w:rPrChange>
              </w:rPr>
              <w:pPrChange w:id="83" w:author="Manoj Karri" w:date="2026-05-23T13:19:00Z" w16du:dateUtc="2026-05-23T07:49:00Z">
                <w:pPr>
                  <w:framePr w:hSpace="144" w:vSpace="144" w:wrap="around" w:vAnchor="text" w:hAnchor="text" w:x="-120"/>
                  <w:spacing w:line="276" w:lineRule="auto"/>
                </w:pPr>
              </w:pPrChange>
            </w:pPr>
            <w:ins w:id="84" w:author="Manoj Karri" w:date="2026-05-23T12:41:00Z" w16du:dateUtc="2026-05-23T07:11:00Z">
              <w:r w:rsidRPr="00277139">
                <w:rPr>
                  <w:color w:val="2C3E50"/>
                  <w:rPrChange w:id="85" w:author="Manoj Karri" w:date="2026-05-23T13:19:00Z" w16du:dateUtc="2026-05-23T07:49:00Z">
                    <w:rPr>
                      <w:color w:val="2C3E50"/>
                      <w:sz w:val="19"/>
                    </w:rPr>
                  </w:rPrChange>
                </w:rPr>
                <w:t>Medical Desert Detection</w:t>
              </w:r>
            </w:ins>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16CF8EC8" w14:textId="7470B869" w:rsidR="00B74C3C" w:rsidRPr="00277139" w:rsidRDefault="00B74C3C" w:rsidP="00277139">
            <w:pPr>
              <w:spacing w:line="276" w:lineRule="auto"/>
              <w:jc w:val="center"/>
              <w:rPr>
                <w:ins w:id="86" w:author="Manoj Karri" w:date="2026-05-23T12:41:00Z" w16du:dateUtc="2026-05-23T07:11:00Z"/>
                <w:color w:val="2C3E50"/>
                <w:rPrChange w:id="87" w:author="Manoj Karri" w:date="2026-05-23T13:19:00Z" w16du:dateUtc="2026-05-23T07:49:00Z">
                  <w:rPr>
                    <w:ins w:id="88" w:author="Manoj Karri" w:date="2026-05-23T12:41:00Z" w16du:dateUtc="2026-05-23T07:11:00Z"/>
                    <w:color w:val="2C3E50"/>
                    <w:sz w:val="19"/>
                  </w:rPr>
                </w:rPrChange>
              </w:rPr>
              <w:pPrChange w:id="89" w:author="Manoj Karri" w:date="2026-05-23T13:19:00Z" w16du:dateUtc="2026-05-23T07:49:00Z">
                <w:pPr>
                  <w:framePr w:hSpace="144" w:vSpace="144" w:wrap="around" w:vAnchor="text" w:hAnchor="text" w:x="-120"/>
                  <w:spacing w:line="276" w:lineRule="auto"/>
                </w:pPr>
              </w:pPrChange>
            </w:pPr>
            <w:ins w:id="90" w:author="Manoj Karri" w:date="2026-05-23T12:41:00Z" w16du:dateUtc="2026-05-23T07:11:00Z">
              <w:r w:rsidRPr="00277139">
                <w:rPr>
                  <w:color w:val="2C3E50"/>
                  <w:rPrChange w:id="91" w:author="Manoj Karri" w:date="2026-05-23T13:19:00Z" w16du:dateUtc="2026-05-23T07:49:00Z">
                    <w:rPr>
                      <w:color w:val="2C3E50"/>
                      <w:sz w:val="19"/>
                    </w:rPr>
                  </w:rPrChange>
                </w:rPr>
                <w:t>Identify geographic regions where required specialties or equipment are absent.</w:t>
              </w:r>
            </w:ins>
          </w:p>
        </w:tc>
      </w:tr>
      <w:tr w:rsidR="00B74C3C" w14:paraId="029E9970" w14:textId="77777777" w:rsidTr="00AF297D">
        <w:trPr>
          <w:trHeight w:val="803"/>
          <w:ins w:id="92" w:author="Manoj Karri" w:date="2026-05-23T12:41:00Z"/>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369DF46" w14:textId="7E2DBDCD" w:rsidR="00B74C3C" w:rsidRPr="00277139" w:rsidRDefault="00B74C3C" w:rsidP="00277139">
            <w:pPr>
              <w:spacing w:after="480" w:line="276" w:lineRule="auto"/>
              <w:jc w:val="center"/>
              <w:rPr>
                <w:ins w:id="93" w:author="Manoj Karri" w:date="2026-05-23T12:41:00Z" w16du:dateUtc="2026-05-23T07:11:00Z"/>
                <w:color w:val="2C3E50"/>
                <w:rPrChange w:id="94" w:author="Manoj Karri" w:date="2026-05-23T13:19:00Z" w16du:dateUtc="2026-05-23T07:49:00Z">
                  <w:rPr>
                    <w:ins w:id="95" w:author="Manoj Karri" w:date="2026-05-23T12:41:00Z" w16du:dateUtc="2026-05-23T07:11:00Z"/>
                    <w:color w:val="2C3E50"/>
                    <w:sz w:val="19"/>
                  </w:rPr>
                </w:rPrChange>
              </w:rPr>
              <w:pPrChange w:id="96" w:author="Manoj Karri" w:date="2026-05-23T13:19:00Z" w16du:dateUtc="2026-05-23T07:49:00Z">
                <w:pPr>
                  <w:framePr w:hSpace="144" w:vSpace="144" w:wrap="around" w:vAnchor="text" w:hAnchor="text" w:x="-120"/>
                  <w:spacing w:after="480" w:line="276" w:lineRule="auto"/>
                  <w:ind w:firstLine="720"/>
                </w:pPr>
              </w:pPrChange>
            </w:pPr>
            <w:ins w:id="97" w:author="Manoj Karri" w:date="2026-05-23T12:41:00Z" w16du:dateUtc="2026-05-23T07:11:00Z">
              <w:r>
                <w:rPr>
                  <w:color w:val="2C3E50"/>
                  <w:sz w:val="19"/>
                  <w:szCs w:val="19"/>
                </w:rPr>
                <w:t xml:space="preserve">IDP </w:t>
              </w:r>
              <w:proofErr w:type="spellStart"/>
              <w:r>
                <w:rPr>
                  <w:color w:val="2C3E50"/>
                  <w:sz w:val="19"/>
                  <w:szCs w:val="19"/>
                </w:rPr>
                <w:t>Agent</w:t>
              </w:r>
              <w:r w:rsidRPr="00277139">
                <w:rPr>
                  <w:color w:val="2C3E50"/>
                </w:rPr>
                <w:t>IDPAgent</w:t>
              </w:r>
              <w:proofErr w:type="spellEnd"/>
            </w:ins>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2FA74E5B" w14:textId="0C167B32" w:rsidR="00B74C3C" w:rsidRPr="00277139" w:rsidRDefault="00B74C3C" w:rsidP="00277139">
            <w:pPr>
              <w:spacing w:line="276" w:lineRule="auto"/>
              <w:jc w:val="center"/>
              <w:rPr>
                <w:ins w:id="98" w:author="Manoj Karri" w:date="2026-05-23T12:41:00Z" w16du:dateUtc="2026-05-23T07:11:00Z"/>
                <w:color w:val="2C3E50"/>
                <w:rPrChange w:id="99" w:author="Manoj Karri" w:date="2026-05-23T13:19:00Z" w16du:dateUtc="2026-05-23T07:49:00Z">
                  <w:rPr>
                    <w:ins w:id="100" w:author="Manoj Karri" w:date="2026-05-23T12:41:00Z" w16du:dateUtc="2026-05-23T07:11:00Z"/>
                    <w:color w:val="2C3E50"/>
                    <w:sz w:val="19"/>
                  </w:rPr>
                </w:rPrChange>
              </w:rPr>
              <w:pPrChange w:id="101" w:author="Manoj Karri" w:date="2026-05-23T13:19:00Z" w16du:dateUtc="2026-05-23T07:49:00Z">
                <w:pPr>
                  <w:framePr w:hSpace="144" w:vSpace="144" w:wrap="around" w:vAnchor="text" w:hAnchor="text" w:x="-120"/>
                  <w:spacing w:line="276" w:lineRule="auto"/>
                </w:pPr>
              </w:pPrChange>
            </w:pPr>
            <w:ins w:id="102" w:author="Manoj Karri" w:date="2026-05-23T12:41:00Z" w16du:dateUtc="2026-05-23T07:11:00Z">
              <w:r w:rsidRPr="00277139">
                <w:rPr>
                  <w:color w:val="2C3E50"/>
                  <w:rPrChange w:id="103" w:author="Manoj Karri" w:date="2026-05-23T13:19:00Z" w16du:dateUtc="2026-05-23T07:49:00Z">
                    <w:rPr>
                      <w:color w:val="2C3E50"/>
                      <w:sz w:val="19"/>
                    </w:rPr>
                  </w:rPrChange>
                </w:rPr>
                <w:t>Facility Anomaly Detection</w:t>
              </w:r>
            </w:ins>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4075CF4D" w14:textId="19A9F83A" w:rsidR="00B74C3C" w:rsidRPr="00277139" w:rsidRDefault="00B74C3C" w:rsidP="00277139">
            <w:pPr>
              <w:spacing w:line="276" w:lineRule="auto"/>
              <w:jc w:val="center"/>
              <w:rPr>
                <w:ins w:id="104" w:author="Manoj Karri" w:date="2026-05-23T12:41:00Z" w16du:dateUtc="2026-05-23T07:11:00Z"/>
                <w:color w:val="2C3E50"/>
                <w:rPrChange w:id="105" w:author="Manoj Karri" w:date="2026-05-23T13:19:00Z" w16du:dateUtc="2026-05-23T07:49:00Z">
                  <w:rPr>
                    <w:ins w:id="106" w:author="Manoj Karri" w:date="2026-05-23T12:41:00Z" w16du:dateUtc="2026-05-23T07:11:00Z"/>
                    <w:color w:val="2C3E50"/>
                    <w:sz w:val="19"/>
                  </w:rPr>
                </w:rPrChange>
              </w:rPr>
              <w:pPrChange w:id="107" w:author="Manoj Karri" w:date="2026-05-23T13:19:00Z" w16du:dateUtc="2026-05-23T07:49:00Z">
                <w:pPr>
                  <w:framePr w:hSpace="144" w:vSpace="144" w:wrap="around" w:vAnchor="text" w:hAnchor="text" w:x="-120"/>
                  <w:spacing w:line="276" w:lineRule="auto"/>
                </w:pPr>
              </w:pPrChange>
            </w:pPr>
            <w:ins w:id="108" w:author="Manoj Karri" w:date="2026-05-23T12:41:00Z" w16du:dateUtc="2026-05-23T07:11:00Z">
              <w:r w:rsidRPr="00277139">
                <w:rPr>
                  <w:color w:val="2C3E50"/>
                  <w:rPrChange w:id="109" w:author="Manoj Karri" w:date="2026-05-23T13:19:00Z" w16du:dateUtc="2026-05-23T07:49:00Z">
                    <w:rPr>
                      <w:color w:val="2C3E50"/>
                      <w:sz w:val="19"/>
                    </w:rPr>
                  </w:rPrChange>
                </w:rPr>
                <w:t>Flag suspicious capability claims (e.g., surgery listed without OR equipment).</w:t>
              </w:r>
            </w:ins>
          </w:p>
        </w:tc>
      </w:tr>
      <w:tr w:rsidR="00B74C3C" w14:paraId="6F83A70E" w14:textId="77777777" w:rsidTr="00847B8F">
        <w:trPr>
          <w:trHeight w:val="94"/>
          <w:ins w:id="110" w:author="Manoj Karri" w:date="2026-05-23T12:41:00Z"/>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FEB08B9" w14:textId="173CAE0A" w:rsidR="00B74C3C" w:rsidRPr="00277139" w:rsidRDefault="00B74C3C" w:rsidP="00277139">
            <w:pPr>
              <w:spacing w:after="480" w:line="276" w:lineRule="auto"/>
              <w:jc w:val="center"/>
              <w:rPr>
                <w:ins w:id="111" w:author="Manoj Karri" w:date="2026-05-23T12:41:00Z" w16du:dateUtc="2026-05-23T07:11:00Z"/>
                <w:color w:val="2C3E50"/>
                <w:rPrChange w:id="112" w:author="Manoj Karri" w:date="2026-05-23T13:19:00Z" w16du:dateUtc="2026-05-23T07:49:00Z">
                  <w:rPr>
                    <w:ins w:id="113" w:author="Manoj Karri" w:date="2026-05-23T12:41:00Z" w16du:dateUtc="2026-05-23T07:11:00Z"/>
                    <w:color w:val="2C3E50"/>
                    <w:sz w:val="19"/>
                  </w:rPr>
                </w:rPrChange>
              </w:rPr>
              <w:pPrChange w:id="114" w:author="Manoj Karri" w:date="2026-05-23T13:19:00Z" w16du:dateUtc="2026-05-23T07:49:00Z">
                <w:pPr>
                  <w:framePr w:hSpace="144" w:vSpace="144" w:wrap="around" w:vAnchor="text" w:hAnchor="text" w:x="-120"/>
                  <w:spacing w:after="480" w:line="276" w:lineRule="auto"/>
                  <w:ind w:firstLine="720"/>
                </w:pPr>
              </w:pPrChange>
            </w:pPr>
            <w:ins w:id="115" w:author="Manoj Karri" w:date="2026-05-23T12:41:00Z" w16du:dateUtc="2026-05-23T07:11:00Z">
              <w:r w:rsidRPr="00277139">
                <w:rPr>
                  <w:color w:val="2C3E50"/>
                  <w:rPrChange w:id="116" w:author="Manoj Karri" w:date="2026-05-23T13:19:00Z" w16du:dateUtc="2026-05-23T07:49:00Z">
                    <w:rPr>
                      <w:color w:val="2C3E50"/>
                      <w:sz w:val="19"/>
                    </w:rPr>
                  </w:rPrChange>
                </w:rPr>
                <w:t>IDP Agent</w:t>
              </w:r>
            </w:ins>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36BA75BA" w14:textId="73995021" w:rsidR="00B74C3C" w:rsidRPr="00277139" w:rsidRDefault="00B74C3C" w:rsidP="00277139">
            <w:pPr>
              <w:spacing w:line="276" w:lineRule="auto"/>
              <w:jc w:val="center"/>
              <w:rPr>
                <w:ins w:id="117" w:author="Manoj Karri" w:date="2026-05-23T12:41:00Z" w16du:dateUtc="2026-05-23T07:11:00Z"/>
                <w:color w:val="2C3E50"/>
                <w:rPrChange w:id="118" w:author="Manoj Karri" w:date="2026-05-23T13:19:00Z" w16du:dateUtc="2026-05-23T07:49:00Z">
                  <w:rPr>
                    <w:ins w:id="119" w:author="Manoj Karri" w:date="2026-05-23T12:41:00Z" w16du:dateUtc="2026-05-23T07:11:00Z"/>
                    <w:color w:val="2C3E50"/>
                    <w:sz w:val="19"/>
                  </w:rPr>
                </w:rPrChange>
              </w:rPr>
              <w:pPrChange w:id="120" w:author="Manoj Karri" w:date="2026-05-23T13:19:00Z" w16du:dateUtc="2026-05-23T07:49:00Z">
                <w:pPr>
                  <w:framePr w:hSpace="144" w:vSpace="144" w:wrap="around" w:vAnchor="text" w:hAnchor="text" w:x="-120"/>
                  <w:spacing w:line="276" w:lineRule="auto"/>
                </w:pPr>
              </w:pPrChange>
            </w:pPr>
            <w:ins w:id="121" w:author="Manoj Karri" w:date="2026-05-23T12:41:00Z" w16du:dateUtc="2026-05-23T07:11:00Z">
              <w:r w:rsidRPr="00277139">
                <w:rPr>
                  <w:color w:val="2C3E50"/>
                  <w:rPrChange w:id="122" w:author="Manoj Karri" w:date="2026-05-23T13:19:00Z" w16du:dateUtc="2026-05-23T07:49:00Z">
                    <w:rPr>
                      <w:color w:val="2C3E50"/>
                      <w:sz w:val="19"/>
                    </w:rPr>
                  </w:rPrChange>
                </w:rPr>
                <w:t>Agentic Planning System</w:t>
              </w:r>
            </w:ins>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2A433637" w14:textId="1740A4A9" w:rsidR="00B74C3C" w:rsidRPr="00277139" w:rsidRDefault="00B74C3C" w:rsidP="00277139">
            <w:pPr>
              <w:spacing w:line="276" w:lineRule="auto"/>
              <w:jc w:val="center"/>
              <w:rPr>
                <w:ins w:id="123" w:author="Manoj Karri" w:date="2026-05-23T12:41:00Z" w16du:dateUtc="2026-05-23T07:11:00Z"/>
                <w:color w:val="2C3E50"/>
                <w:rPrChange w:id="124" w:author="Manoj Karri" w:date="2026-05-23T13:19:00Z" w16du:dateUtc="2026-05-23T07:49:00Z">
                  <w:rPr>
                    <w:ins w:id="125" w:author="Manoj Karri" w:date="2026-05-23T12:41:00Z" w16du:dateUtc="2026-05-23T07:11:00Z"/>
                    <w:color w:val="2C3E50"/>
                    <w:sz w:val="19"/>
                  </w:rPr>
                </w:rPrChange>
              </w:rPr>
              <w:pPrChange w:id="126" w:author="Manoj Karri" w:date="2026-05-23T13:19:00Z" w16du:dateUtc="2026-05-23T07:49:00Z">
                <w:pPr>
                  <w:framePr w:hSpace="144" w:vSpace="144" w:wrap="around" w:vAnchor="text" w:hAnchor="text" w:x="-120"/>
                  <w:spacing w:line="276" w:lineRule="auto"/>
                </w:pPr>
              </w:pPrChange>
            </w:pPr>
            <w:ins w:id="127" w:author="Manoj Karri" w:date="2026-05-23T12:41:00Z" w16du:dateUtc="2026-05-23T07:11:00Z">
              <w:r w:rsidRPr="00277139">
                <w:rPr>
                  <w:color w:val="2C3E50"/>
                  <w:rPrChange w:id="128" w:author="Manoj Karri" w:date="2026-05-23T13:19:00Z" w16du:dateUtc="2026-05-23T07:49:00Z">
                    <w:rPr>
                      <w:color w:val="2C3E50"/>
                      <w:sz w:val="19"/>
                    </w:rPr>
                  </w:rPrChange>
                </w:rPr>
                <w:t>Natural language interface for NGO planners to query facility data and receive step-by-step action plans.</w:t>
              </w:r>
            </w:ins>
          </w:p>
        </w:tc>
      </w:tr>
      <w:tr w:rsidR="00B74C3C" w14:paraId="353016B0" w14:textId="77777777" w:rsidTr="00AF297D">
        <w:trPr>
          <w:trHeight w:val="618"/>
          <w:ins w:id="129" w:author="Manoj Karri" w:date="2026-05-23T12:41:00Z"/>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50C3EB57" w14:textId="4B63E90E" w:rsidR="00B74C3C" w:rsidRPr="00277139" w:rsidRDefault="00B74C3C" w:rsidP="00277139">
            <w:pPr>
              <w:spacing w:after="480" w:line="276" w:lineRule="auto"/>
              <w:jc w:val="center"/>
              <w:rPr>
                <w:ins w:id="130" w:author="Manoj Karri" w:date="2026-05-23T12:41:00Z" w16du:dateUtc="2026-05-23T07:11:00Z"/>
                <w:color w:val="2C3E50"/>
                <w:rPrChange w:id="131" w:author="Manoj Karri" w:date="2026-05-23T13:19:00Z" w16du:dateUtc="2026-05-23T07:49:00Z">
                  <w:rPr>
                    <w:ins w:id="132" w:author="Manoj Karri" w:date="2026-05-23T12:41:00Z" w16du:dateUtc="2026-05-23T07:11:00Z"/>
                    <w:color w:val="2C3E50"/>
                    <w:sz w:val="19"/>
                  </w:rPr>
                </w:rPrChange>
              </w:rPr>
              <w:pPrChange w:id="133" w:author="Manoj Karri" w:date="2026-05-23T13:19:00Z" w16du:dateUtc="2026-05-23T07:49:00Z">
                <w:pPr>
                  <w:framePr w:hSpace="144" w:vSpace="144" w:wrap="around" w:vAnchor="text" w:hAnchor="text" w:x="-120"/>
                  <w:spacing w:after="480" w:line="276" w:lineRule="auto"/>
                  <w:ind w:firstLine="720"/>
                </w:pPr>
              </w:pPrChange>
            </w:pPr>
            <w:ins w:id="134" w:author="Manoj Karri" w:date="2026-05-23T12:41:00Z" w16du:dateUtc="2026-05-23T07:11:00Z">
              <w:r w:rsidRPr="00277139">
                <w:rPr>
                  <w:color w:val="2C3E50"/>
                  <w:rPrChange w:id="135" w:author="Manoj Karri" w:date="2026-05-23T13:19:00Z" w16du:dateUtc="2026-05-23T07:49:00Z">
                    <w:rPr>
                      <w:color w:val="2C3E50"/>
                      <w:sz w:val="19"/>
                    </w:rPr>
                  </w:rPrChange>
                </w:rPr>
                <w:t>IDP Agent</w:t>
              </w:r>
            </w:ins>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p w14:paraId="0728540E" w14:textId="4A9B0779" w:rsidR="00B74C3C" w:rsidRPr="00277139" w:rsidRDefault="00B74C3C" w:rsidP="00277139">
            <w:pPr>
              <w:spacing w:line="276" w:lineRule="auto"/>
              <w:jc w:val="center"/>
              <w:rPr>
                <w:ins w:id="136" w:author="Manoj Karri" w:date="2026-05-23T12:41:00Z" w16du:dateUtc="2026-05-23T07:11:00Z"/>
                <w:color w:val="2C3E50"/>
                <w:rPrChange w:id="137" w:author="Manoj Karri" w:date="2026-05-23T13:19:00Z" w16du:dateUtc="2026-05-23T07:49:00Z">
                  <w:rPr>
                    <w:ins w:id="138" w:author="Manoj Karri" w:date="2026-05-23T12:41:00Z" w16du:dateUtc="2026-05-23T07:11:00Z"/>
                    <w:color w:val="2C3E50"/>
                    <w:sz w:val="19"/>
                  </w:rPr>
                </w:rPrChange>
              </w:rPr>
              <w:pPrChange w:id="139" w:author="Manoj Karri" w:date="2026-05-23T13:19:00Z" w16du:dateUtc="2026-05-23T07:49:00Z">
                <w:pPr>
                  <w:framePr w:hSpace="144" w:vSpace="144" w:wrap="around" w:vAnchor="text" w:hAnchor="text" w:x="-120"/>
                  <w:spacing w:line="276" w:lineRule="auto"/>
                </w:pPr>
              </w:pPrChange>
            </w:pPr>
            <w:ins w:id="140" w:author="Manoj Karri" w:date="2026-05-23T12:41:00Z" w16du:dateUtc="2026-05-23T07:11:00Z">
              <w:r w:rsidRPr="00277139">
                <w:rPr>
                  <w:color w:val="2C3E50"/>
                  <w:rPrChange w:id="141" w:author="Manoj Karri" w:date="2026-05-23T13:19:00Z" w16du:dateUtc="2026-05-23T07:49:00Z">
                    <w:rPr>
                      <w:color w:val="2C3E50"/>
                      <w:sz w:val="19"/>
                    </w:rPr>
                  </w:rPrChange>
                </w:rPr>
                <w:t xml:space="preserve">Geospatial </w:t>
              </w:r>
              <w:proofErr w:type="gramStart"/>
              <w:r w:rsidRPr="00277139">
                <w:rPr>
                  <w:color w:val="2C3E50"/>
                  <w:rPrChange w:id="142" w:author="Manoj Karri" w:date="2026-05-23T13:19:00Z" w16du:dateUtc="2026-05-23T07:49:00Z">
                    <w:rPr>
                      <w:color w:val="2C3E50"/>
                      <w:sz w:val="19"/>
                    </w:rPr>
                  </w:rPrChange>
                </w:rPr>
                <w:t>Map  Visualisation</w:t>
              </w:r>
              <w:proofErr w:type="gramEnd"/>
            </w:ins>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p w14:paraId="312D62B2" w14:textId="12296B0E" w:rsidR="00B74C3C" w:rsidRPr="00277139" w:rsidRDefault="00B74C3C" w:rsidP="00277139">
            <w:pPr>
              <w:spacing w:line="276" w:lineRule="auto"/>
              <w:jc w:val="center"/>
              <w:rPr>
                <w:ins w:id="143" w:author="Manoj Karri" w:date="2026-05-23T12:41:00Z" w16du:dateUtc="2026-05-23T07:11:00Z"/>
                <w:color w:val="2C3E50"/>
                <w:rPrChange w:id="144" w:author="Manoj Karri" w:date="2026-05-23T13:19:00Z" w16du:dateUtc="2026-05-23T07:49:00Z">
                  <w:rPr>
                    <w:ins w:id="145" w:author="Manoj Karri" w:date="2026-05-23T12:41:00Z" w16du:dateUtc="2026-05-23T07:11:00Z"/>
                    <w:color w:val="2C3E50"/>
                    <w:sz w:val="19"/>
                  </w:rPr>
                </w:rPrChange>
              </w:rPr>
              <w:pPrChange w:id="146" w:author="Manoj Karri" w:date="2026-05-23T13:19:00Z" w16du:dateUtc="2026-05-23T07:49:00Z">
                <w:pPr>
                  <w:framePr w:hSpace="144" w:vSpace="144" w:wrap="around" w:vAnchor="text" w:hAnchor="text" w:x="-120"/>
                  <w:spacing w:line="276" w:lineRule="auto"/>
                </w:pPr>
              </w:pPrChange>
            </w:pPr>
            <w:ins w:id="147" w:author="Manoj Karri" w:date="2026-05-23T12:41:00Z" w16du:dateUtc="2026-05-23T07:11:00Z">
              <w:r w:rsidRPr="00277139">
                <w:rPr>
                  <w:color w:val="2C3E50"/>
                  <w:rPrChange w:id="148" w:author="Manoj Karri" w:date="2026-05-23T13:19:00Z" w16du:dateUtc="2026-05-23T07:49:00Z">
                    <w:rPr>
                      <w:color w:val="2C3E50"/>
                      <w:sz w:val="19"/>
                    </w:rPr>
                  </w:rPrChange>
                </w:rPr>
                <w:t>Interactive map rendering of facility coverage, capability gaps, and medical deserts.</w:t>
              </w:r>
            </w:ins>
          </w:p>
        </w:tc>
      </w:tr>
      <w:tr w:rsidR="00B74C3C" w14:paraId="14B17A44" w14:textId="77777777" w:rsidTr="00277139">
        <w:tblPrEx>
          <w:tblPrExChange w:id="149" w:author="Manoj Karri" w:date="2026-05-23T13:19:00Z" w16du:dateUtc="2026-05-23T07:49:00Z">
            <w:tblPrEx>
              <w:tblW w:w="9634" w:type="dxa"/>
            </w:tblPrEx>
          </w:tblPrExChange>
        </w:tblPrEx>
        <w:trPr>
          <w:trHeight w:val="972"/>
          <w:ins w:id="150" w:author="Manoj Karri" w:date="2026-05-23T12:41:00Z"/>
          <w:trPrChange w:id="151" w:author="Manoj Karri" w:date="2026-05-23T13:19:00Z" w16du:dateUtc="2026-05-23T07:49:00Z">
            <w:trPr>
              <w:trHeight w:val="94"/>
            </w:trPr>
          </w:trPrChange>
        </w:trPr>
        <w:tc>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152" w:author="Manoj Karri" w:date="2026-05-23T13:19:00Z" w16du:dateUtc="2026-05-23T07:49:00Z">
              <w:tcPr>
                <w:tcW w:w="1838"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6E0489C0" w14:textId="20823BE8" w:rsidR="00B74C3C" w:rsidRPr="00277139" w:rsidRDefault="00B74C3C" w:rsidP="00277139">
            <w:pPr>
              <w:spacing w:after="480" w:line="276" w:lineRule="auto"/>
              <w:jc w:val="center"/>
              <w:rPr>
                <w:ins w:id="153" w:author="Manoj Karri" w:date="2026-05-23T12:41:00Z" w16du:dateUtc="2026-05-23T07:11:00Z"/>
                <w:color w:val="2C3E50"/>
                <w:rPrChange w:id="154" w:author="Manoj Karri" w:date="2026-05-23T13:19:00Z" w16du:dateUtc="2026-05-23T07:49:00Z">
                  <w:rPr>
                    <w:ins w:id="155" w:author="Manoj Karri" w:date="2026-05-23T12:41:00Z" w16du:dateUtc="2026-05-23T07:11:00Z"/>
                    <w:color w:val="2C3E50"/>
                    <w:sz w:val="19"/>
                  </w:rPr>
                </w:rPrChange>
              </w:rPr>
              <w:pPrChange w:id="156" w:author="Manoj Karri" w:date="2026-05-23T13:19:00Z" w16du:dateUtc="2026-05-23T07:49:00Z">
                <w:pPr>
                  <w:framePr w:hSpace="144" w:vSpace="144" w:wrap="around" w:vAnchor="text" w:hAnchor="text" w:x="-120"/>
                  <w:spacing w:after="480" w:line="276" w:lineRule="auto"/>
                  <w:ind w:firstLine="720"/>
                </w:pPr>
              </w:pPrChange>
            </w:pPr>
            <w:ins w:id="157" w:author="Manoj Karri" w:date="2026-05-23T12:41:00Z" w16du:dateUtc="2026-05-23T07:11:00Z">
              <w:r w:rsidRPr="00277139">
                <w:rPr>
                  <w:color w:val="2C3E50"/>
                  <w:rPrChange w:id="158" w:author="Manoj Karri" w:date="2026-05-23T13:19:00Z" w16du:dateUtc="2026-05-23T07:49:00Z">
                    <w:rPr>
                      <w:color w:val="2C3E50"/>
                      <w:sz w:val="19"/>
                    </w:rPr>
                  </w:rPrChange>
                </w:rPr>
                <w:t>IDP Agent</w:t>
              </w:r>
            </w:ins>
          </w:p>
        </w:tc>
        <w:tc>
          <w:tcPr>
            <w:tcW w:w="283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Change w:id="159" w:author="Manoj Karri" w:date="2026-05-23T13:19:00Z" w16du:dateUtc="2026-05-23T07:49:00Z">
              <w:tcPr>
                <w:tcW w:w="2835" w:type="dxa"/>
                <w:gridSpan w:val="3"/>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tcPr>
            </w:tcPrChange>
          </w:tcPr>
          <w:p w14:paraId="3F256B8F" w14:textId="3ECFCF4A" w:rsidR="00B74C3C" w:rsidRPr="00277139" w:rsidRDefault="00B74C3C" w:rsidP="00277139">
            <w:pPr>
              <w:spacing w:line="276" w:lineRule="auto"/>
              <w:jc w:val="center"/>
              <w:rPr>
                <w:ins w:id="160" w:author="Manoj Karri" w:date="2026-05-23T12:41:00Z" w16du:dateUtc="2026-05-23T07:11:00Z"/>
                <w:color w:val="2C3E50"/>
                <w:rPrChange w:id="161" w:author="Manoj Karri" w:date="2026-05-23T13:19:00Z" w16du:dateUtc="2026-05-23T07:49:00Z">
                  <w:rPr>
                    <w:ins w:id="162" w:author="Manoj Karri" w:date="2026-05-23T12:41:00Z" w16du:dateUtc="2026-05-23T07:11:00Z"/>
                    <w:color w:val="2C3E50"/>
                    <w:sz w:val="19"/>
                  </w:rPr>
                </w:rPrChange>
              </w:rPr>
              <w:pPrChange w:id="163" w:author="Manoj Karri" w:date="2026-05-23T13:19:00Z" w16du:dateUtc="2026-05-23T07:49:00Z">
                <w:pPr>
                  <w:framePr w:hSpace="144" w:vSpace="144" w:wrap="around" w:vAnchor="text" w:hAnchor="text" w:x="-120"/>
                  <w:spacing w:line="276" w:lineRule="auto"/>
                </w:pPr>
              </w:pPrChange>
            </w:pPr>
            <w:ins w:id="164" w:author="Manoj Karri" w:date="2026-05-23T12:41:00Z" w16du:dateUtc="2026-05-23T07:11:00Z">
              <w:r w:rsidRPr="00277139">
                <w:rPr>
                  <w:color w:val="2C3E50"/>
                  <w:rPrChange w:id="165" w:author="Manoj Karri" w:date="2026-05-23T13:19:00Z" w16du:dateUtc="2026-05-23T07:49:00Z">
                    <w:rPr>
                      <w:color w:val="2C3E50"/>
                      <w:sz w:val="19"/>
                    </w:rPr>
                  </w:rPrChange>
                </w:rPr>
                <w:t>Citation &amp; Traceability</w:t>
              </w:r>
            </w:ins>
          </w:p>
        </w:tc>
        <w:tc>
          <w:tcPr>
            <w:tcW w:w="496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Change w:id="166" w:author="Manoj Karri" w:date="2026-05-23T13:19:00Z" w16du:dateUtc="2026-05-23T07:49:00Z">
              <w:tcPr>
                <w:tcW w:w="4961" w:type="dxa"/>
                <w:gridSpan w:val="2"/>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tcPr>
            </w:tcPrChange>
          </w:tcPr>
          <w:p w14:paraId="199C1A81" w14:textId="785E9E9A" w:rsidR="00B74C3C" w:rsidRPr="00277139" w:rsidRDefault="00B74C3C" w:rsidP="00277139">
            <w:pPr>
              <w:spacing w:line="276" w:lineRule="auto"/>
              <w:jc w:val="center"/>
              <w:rPr>
                <w:ins w:id="167" w:author="Manoj Karri" w:date="2026-05-23T12:41:00Z" w16du:dateUtc="2026-05-23T07:11:00Z"/>
                <w:color w:val="2C3E50"/>
                <w:rPrChange w:id="168" w:author="Manoj Karri" w:date="2026-05-23T13:19:00Z" w16du:dateUtc="2026-05-23T07:49:00Z">
                  <w:rPr>
                    <w:ins w:id="169" w:author="Manoj Karri" w:date="2026-05-23T12:41:00Z" w16du:dateUtc="2026-05-23T07:11:00Z"/>
                    <w:color w:val="2C3E50"/>
                    <w:sz w:val="19"/>
                  </w:rPr>
                </w:rPrChange>
              </w:rPr>
              <w:pPrChange w:id="170" w:author="Manoj Karri" w:date="2026-05-23T13:19:00Z" w16du:dateUtc="2026-05-23T07:49:00Z">
                <w:pPr>
                  <w:framePr w:hSpace="144" w:vSpace="144" w:wrap="around" w:vAnchor="text" w:hAnchor="text" w:x="-120"/>
                  <w:spacing w:line="276" w:lineRule="auto"/>
                </w:pPr>
              </w:pPrChange>
            </w:pPr>
            <w:ins w:id="171" w:author="Manoj Karri" w:date="2026-05-23T12:41:00Z" w16du:dateUtc="2026-05-23T07:11:00Z">
              <w:r w:rsidRPr="00277139">
                <w:rPr>
                  <w:color w:val="2C3E50"/>
                  <w:rPrChange w:id="172" w:author="Manoj Karri" w:date="2026-05-23T13:19:00Z" w16du:dateUtc="2026-05-23T07:49:00Z">
                    <w:rPr>
                      <w:color w:val="2C3E50"/>
                      <w:sz w:val="19"/>
                    </w:rPr>
                  </w:rPrChange>
                </w:rPr>
                <w:t>Row-level and agentic-step-level citations logged via MLflow for full audit trail.</w:t>
              </w:r>
            </w:ins>
          </w:p>
        </w:tc>
      </w:tr>
    </w:tbl>
    <w:p w14:paraId="169B80C6" w14:textId="783CCC0A" w:rsidR="00184458" w:rsidRDefault="00184458">
      <w:pPr>
        <w:spacing w:after="160" w:line="276" w:lineRule="auto"/>
        <w:rPr>
          <w:ins w:id="173" w:author="Manoj Karri" w:date="2026-05-23T12:41:00Z" w16du:dateUtc="2026-05-23T07:11:00Z"/>
          <w:color w:val="1F1F1F"/>
        </w:rPr>
      </w:pPr>
      <w:bookmarkStart w:id="174" w:name="_h8nhrpc9on7r" w:colFirst="0" w:colLast="0"/>
      <w:bookmarkEnd w:id="174"/>
    </w:p>
    <w:p w14:paraId="72E8C53B" w14:textId="77777777" w:rsidR="001724B3" w:rsidRDefault="001724B3">
      <w:pPr>
        <w:spacing w:after="160" w:line="276" w:lineRule="auto"/>
        <w:rPr>
          <w:ins w:id="175" w:author="Manoj Karri" w:date="2026-05-23T12:41:00Z" w16du:dateUtc="2026-05-23T07:11:00Z"/>
          <w:color w:val="1F1F1F"/>
        </w:rPr>
      </w:pPr>
    </w:p>
    <w:p w14:paraId="7D8D7C55" w14:textId="36619BC0" w:rsidR="00184458" w:rsidRDefault="00000000">
      <w:pPr>
        <w:spacing w:after="160" w:line="276" w:lineRule="auto"/>
        <w:rPr>
          <w:color w:val="1F1F1F"/>
        </w:rPr>
      </w:pPr>
      <w:r>
        <w:lastRenderedPageBreak/>
        <w:pict w14:anchorId="15B40647">
          <v:rect id="_x0000_i1033" style="width:0;height:1.5pt" o:hralign="center" o:hrstd="t" o:hr="t" fillcolor="#a0a0a0" stroked="f"/>
        </w:pict>
      </w:r>
    </w:p>
    <w:p w14:paraId="2CE90BB7" w14:textId="77777777" w:rsidR="00AF297D" w:rsidRPr="00AF297D" w:rsidRDefault="00AF297D" w:rsidP="00AF297D">
      <w:pPr>
        <w:spacing w:after="160" w:line="276" w:lineRule="auto"/>
        <w:rPr>
          <w:b/>
          <w:bCs/>
          <w:color w:val="1F1F1F"/>
        </w:rPr>
      </w:pPr>
      <w:r w:rsidRPr="00AF297D">
        <w:rPr>
          <w:b/>
          <w:bCs/>
          <w:color w:val="1F1F1F"/>
        </w:rPr>
        <w:t>2.3 User Characteristics</w:t>
      </w:r>
    </w:p>
    <w:p w14:paraId="03733570" w14:textId="77777777" w:rsidR="00AF297D" w:rsidRPr="00AF297D" w:rsidRDefault="00AF297D" w:rsidP="00AF297D">
      <w:pPr>
        <w:spacing w:after="160" w:line="276" w:lineRule="auto"/>
        <w:rPr>
          <w:color w:val="1F1F1F"/>
        </w:rPr>
      </w:pPr>
      <w:r w:rsidRPr="00AF297D">
        <w:rPr>
          <w:color w:val="1F1F1F"/>
        </w:rPr>
        <w:t xml:space="preserve">The </w:t>
      </w:r>
      <w:proofErr w:type="spellStart"/>
      <w:r w:rsidRPr="00AF297D">
        <w:rPr>
          <w:color w:val="1F1F1F"/>
        </w:rPr>
        <w:t>CareCompanion</w:t>
      </w:r>
      <w:proofErr w:type="spellEnd"/>
      <w:r w:rsidRPr="00AF297D">
        <w:rPr>
          <w:color w:val="1F1F1F"/>
        </w:rPr>
        <w:t xml:space="preserve"> ecosystem serves a multi-tiered user base, spanning laypersons to clinical specialists and logistical planners. To ensure accessibility, security, and operational efficiency, the platform's interfaces and workflows are strictly tailored to the cognitive, technical, and domain proficiencies of three primary user personas:</w:t>
      </w:r>
    </w:p>
    <w:p w14:paraId="75D5C7E0" w14:textId="77777777" w:rsidR="00AF297D" w:rsidRPr="00AF297D" w:rsidRDefault="00AF297D" w:rsidP="00AF297D">
      <w:pPr>
        <w:spacing w:after="160" w:line="276" w:lineRule="auto"/>
        <w:rPr>
          <w:color w:val="1F1F1F"/>
        </w:rPr>
      </w:pPr>
      <w:r w:rsidRPr="00AF297D">
        <w:rPr>
          <w:b/>
          <w:bCs/>
          <w:color w:val="1F1F1F"/>
        </w:rPr>
        <w:t>2.3.1 Patient (Primary End-User)</w:t>
      </w:r>
    </w:p>
    <w:p w14:paraId="2561D370" w14:textId="77777777" w:rsidR="00AF297D" w:rsidRPr="00AF297D" w:rsidRDefault="00AF297D">
      <w:pPr>
        <w:numPr>
          <w:ilvl w:val="0"/>
          <w:numId w:val="16"/>
        </w:numPr>
        <w:spacing w:after="160" w:line="276" w:lineRule="auto"/>
        <w:rPr>
          <w:color w:val="1F1F1F"/>
        </w:rPr>
      </w:pPr>
      <w:r w:rsidRPr="00AF297D">
        <w:rPr>
          <w:b/>
          <w:bCs/>
          <w:color w:val="1F1F1F"/>
        </w:rPr>
        <w:t>Role:</w:t>
      </w:r>
      <w:r w:rsidRPr="00AF297D">
        <w:rPr>
          <w:color w:val="1F1F1F"/>
        </w:rPr>
        <w:t xml:space="preserve"> Individuals seeking secure digital storage for their medical history and accessible, automated explanations of their diagnostic scans.</w:t>
      </w:r>
    </w:p>
    <w:p w14:paraId="34F93B4B" w14:textId="77777777" w:rsidR="00AF297D" w:rsidRPr="00AF297D" w:rsidRDefault="00AF297D">
      <w:pPr>
        <w:numPr>
          <w:ilvl w:val="0"/>
          <w:numId w:val="16"/>
        </w:numPr>
        <w:spacing w:after="160" w:line="276" w:lineRule="auto"/>
        <w:rPr>
          <w:color w:val="1F1F1F"/>
        </w:rPr>
      </w:pPr>
      <w:r w:rsidRPr="00AF297D">
        <w:rPr>
          <w:b/>
          <w:bCs/>
          <w:color w:val="1F1F1F"/>
        </w:rPr>
        <w:t>Technical Proficiency:</w:t>
      </w:r>
      <w:r w:rsidRPr="00AF297D">
        <w:rPr>
          <w:color w:val="1F1F1F"/>
        </w:rPr>
        <w:t xml:space="preserve"> Basic Digital Literacy. The user is expected to navigate standard web browsers, authenticate via secure portals, and execute basic file I/O operations (e.g., uploading PDFs or standard image formats).</w:t>
      </w:r>
    </w:p>
    <w:p w14:paraId="58646A49" w14:textId="77777777" w:rsidR="00AF297D" w:rsidRPr="00AF297D" w:rsidRDefault="00AF297D">
      <w:pPr>
        <w:numPr>
          <w:ilvl w:val="0"/>
          <w:numId w:val="16"/>
        </w:numPr>
        <w:spacing w:after="160" w:line="276" w:lineRule="auto"/>
        <w:rPr>
          <w:color w:val="1F1F1F"/>
        </w:rPr>
      </w:pPr>
      <w:r w:rsidRPr="00AF297D">
        <w:rPr>
          <w:b/>
          <w:bCs/>
          <w:color w:val="1F1F1F"/>
        </w:rPr>
        <w:t>Domain Expertise:</w:t>
      </w:r>
      <w:r w:rsidRPr="00AF297D">
        <w:rPr>
          <w:color w:val="1F1F1F"/>
        </w:rPr>
        <w:t xml:space="preserve"> None. The user is assumed to have zero prior medical knowledge or familiarity with complex ophthalmic terminology. The system’s core educational engine is explicitly designed to programmatically abstract and translate clinical data into accessible, layperson-friendly insights.</w:t>
      </w:r>
    </w:p>
    <w:p w14:paraId="1F4E5BA5" w14:textId="77777777" w:rsidR="00AF297D" w:rsidRPr="00AF297D" w:rsidRDefault="00AF297D" w:rsidP="00AF297D">
      <w:pPr>
        <w:spacing w:after="160" w:line="276" w:lineRule="auto"/>
        <w:rPr>
          <w:color w:val="1F1F1F"/>
        </w:rPr>
      </w:pPr>
      <w:r w:rsidRPr="00AF297D">
        <w:rPr>
          <w:b/>
          <w:bCs/>
          <w:color w:val="1F1F1F"/>
        </w:rPr>
        <w:t>2.3.2 Administrative &amp; Clinical Staff</w:t>
      </w:r>
    </w:p>
    <w:p w14:paraId="1C1E9CB7" w14:textId="77777777" w:rsidR="00AF297D" w:rsidRPr="00AF297D" w:rsidRDefault="00AF297D">
      <w:pPr>
        <w:numPr>
          <w:ilvl w:val="0"/>
          <w:numId w:val="17"/>
        </w:numPr>
        <w:spacing w:after="160" w:line="276" w:lineRule="auto"/>
        <w:rPr>
          <w:color w:val="1F1F1F"/>
        </w:rPr>
      </w:pPr>
      <w:r w:rsidRPr="00AF297D">
        <w:rPr>
          <w:b/>
          <w:bCs/>
          <w:color w:val="1F1F1F"/>
        </w:rPr>
        <w:t>Role:</w:t>
      </w:r>
      <w:r w:rsidRPr="00AF297D">
        <w:rPr>
          <w:color w:val="1F1F1F"/>
        </w:rPr>
        <w:t xml:space="preserve"> Clinic personnel responsible for managing patient intake, overseeing appointment workflows, and monitoring the AI processing pipeline via the system's management dashboard.</w:t>
      </w:r>
    </w:p>
    <w:p w14:paraId="5D6ECECD" w14:textId="77777777" w:rsidR="00AF297D" w:rsidRPr="00AF297D" w:rsidRDefault="00AF297D">
      <w:pPr>
        <w:numPr>
          <w:ilvl w:val="0"/>
          <w:numId w:val="17"/>
        </w:numPr>
        <w:spacing w:after="160" w:line="276" w:lineRule="auto"/>
        <w:rPr>
          <w:color w:val="1F1F1F"/>
        </w:rPr>
      </w:pPr>
      <w:r w:rsidRPr="00AF297D">
        <w:rPr>
          <w:b/>
          <w:bCs/>
          <w:color w:val="1F1F1F"/>
        </w:rPr>
        <w:t>Technical Proficiency:</w:t>
      </w:r>
      <w:r w:rsidRPr="00AF297D">
        <w:rPr>
          <w:color w:val="1F1F1F"/>
        </w:rPr>
        <w:t xml:space="preserve"> Intermediate. The user is capable of operating web-based administrative consoles, managing database queries via UI, and navigating standard clinical scheduling software.</w:t>
      </w:r>
    </w:p>
    <w:p w14:paraId="7F0082C2" w14:textId="77777777" w:rsidR="00AF297D" w:rsidRPr="00AF297D" w:rsidRDefault="00AF297D">
      <w:pPr>
        <w:numPr>
          <w:ilvl w:val="0"/>
          <w:numId w:val="17"/>
        </w:numPr>
        <w:spacing w:after="160" w:line="276" w:lineRule="auto"/>
        <w:rPr>
          <w:color w:val="1F1F1F"/>
        </w:rPr>
      </w:pPr>
      <w:r w:rsidRPr="00AF297D">
        <w:rPr>
          <w:b/>
          <w:bCs/>
          <w:color w:val="1F1F1F"/>
        </w:rPr>
        <w:t>Domain Expertise:</w:t>
      </w:r>
      <w:r w:rsidRPr="00AF297D">
        <w:rPr>
          <w:color w:val="1F1F1F"/>
        </w:rPr>
        <w:t xml:space="preserve"> Clinical Familiarity. Requires baseline recognition of standard ophthalmic imaging modalities (e.g., Optical Coherence Tomography [OCT], </w:t>
      </w:r>
      <w:proofErr w:type="spellStart"/>
      <w:r w:rsidRPr="00AF297D">
        <w:rPr>
          <w:color w:val="1F1F1F"/>
        </w:rPr>
        <w:t>Color</w:t>
      </w:r>
      <w:proofErr w:type="spellEnd"/>
      <w:r w:rsidRPr="00AF297D">
        <w:rPr>
          <w:color w:val="1F1F1F"/>
        </w:rPr>
        <w:t xml:space="preserve"> Fundus Photography [CFP], Slit-Lamp) and an understanding of standard clinic triage and appointment coordination workflows.</w:t>
      </w:r>
    </w:p>
    <w:p w14:paraId="51A54915" w14:textId="77777777" w:rsidR="00AF297D" w:rsidRPr="00AF297D" w:rsidRDefault="00AF297D" w:rsidP="00AF297D">
      <w:pPr>
        <w:spacing w:after="160" w:line="276" w:lineRule="auto"/>
        <w:rPr>
          <w:color w:val="1F1F1F"/>
        </w:rPr>
      </w:pPr>
      <w:r w:rsidRPr="00AF297D">
        <w:rPr>
          <w:b/>
          <w:bCs/>
          <w:color w:val="1F1F1F"/>
        </w:rPr>
        <w:t>2.3.3 NGO Planner / Healthcare Coordinator</w:t>
      </w:r>
    </w:p>
    <w:p w14:paraId="4CF1872A" w14:textId="77777777" w:rsidR="00AF297D" w:rsidRPr="00AF297D" w:rsidRDefault="00AF297D">
      <w:pPr>
        <w:numPr>
          <w:ilvl w:val="0"/>
          <w:numId w:val="18"/>
        </w:numPr>
        <w:spacing w:after="160" w:line="276" w:lineRule="auto"/>
        <w:rPr>
          <w:color w:val="1F1F1F"/>
        </w:rPr>
      </w:pPr>
      <w:r w:rsidRPr="00AF297D">
        <w:rPr>
          <w:b/>
          <w:bCs/>
          <w:color w:val="1F1F1F"/>
        </w:rPr>
        <w:t>Role:</w:t>
      </w:r>
      <w:r w:rsidRPr="00AF297D">
        <w:rPr>
          <w:color w:val="1F1F1F"/>
        </w:rPr>
        <w:t xml:space="preserve"> Field operators and logistical planners (e.g., personnel operating under the Virtue Foundation) tasked with allocating medical infrastructure and addressing macro-level healthcare gaps in low-resource environments.</w:t>
      </w:r>
    </w:p>
    <w:p w14:paraId="68DB3C9C" w14:textId="77777777" w:rsidR="00AF297D" w:rsidRPr="00AF297D" w:rsidRDefault="00AF297D">
      <w:pPr>
        <w:numPr>
          <w:ilvl w:val="0"/>
          <w:numId w:val="18"/>
        </w:numPr>
        <w:spacing w:after="160" w:line="276" w:lineRule="auto"/>
        <w:rPr>
          <w:color w:val="1F1F1F"/>
        </w:rPr>
      </w:pPr>
      <w:r w:rsidRPr="00AF297D">
        <w:rPr>
          <w:b/>
          <w:bCs/>
          <w:color w:val="1F1F1F"/>
        </w:rPr>
        <w:t>Technical Proficiency:</w:t>
      </w:r>
      <w:r w:rsidRPr="00AF297D">
        <w:rPr>
          <w:color w:val="1F1F1F"/>
        </w:rPr>
        <w:t xml:space="preserve"> Variable / </w:t>
      </w:r>
      <w:proofErr w:type="gramStart"/>
      <w:r w:rsidRPr="00AF297D">
        <w:rPr>
          <w:color w:val="1F1F1F"/>
        </w:rPr>
        <w:t>Non-Technical</w:t>
      </w:r>
      <w:proofErr w:type="gramEnd"/>
      <w:r w:rsidRPr="00AF297D">
        <w:rPr>
          <w:color w:val="1F1F1F"/>
        </w:rPr>
        <w:t>. Spans a wide demographic with potentially limited digital fluency. This persona will interface with the system's Agentic Planning module exclusively via natural language processing (NLP) inputs. Absolutely no knowledge of SQL, programming languages, or underlying AI orchestration tooling is required or expected.</w:t>
      </w:r>
    </w:p>
    <w:p w14:paraId="6198736F" w14:textId="00695AB1" w:rsidR="00AF297D" w:rsidRPr="00AF297D" w:rsidRDefault="00AF297D">
      <w:pPr>
        <w:numPr>
          <w:ilvl w:val="0"/>
          <w:numId w:val="18"/>
        </w:numPr>
        <w:spacing w:after="160" w:line="276" w:lineRule="auto"/>
        <w:rPr>
          <w:color w:val="1F1F1F"/>
        </w:rPr>
      </w:pPr>
      <w:r w:rsidRPr="00AF297D">
        <w:rPr>
          <w:b/>
          <w:bCs/>
          <w:color w:val="1F1F1F"/>
        </w:rPr>
        <w:lastRenderedPageBreak/>
        <w:t>Domain Expertise:</w:t>
      </w:r>
      <w:r w:rsidRPr="00AF297D">
        <w:rPr>
          <w:color w:val="1F1F1F"/>
        </w:rPr>
        <w:t xml:space="preserve"> Logistical &amp; Operational. Highly focused on regional resource allocation, facility capability assessment, and bridging "medical deserts," rather than individual clinical diagnosis.</w:t>
      </w:r>
    </w:p>
    <w:p w14:paraId="6E9F1D7F" w14:textId="77777777" w:rsidR="00184458" w:rsidRDefault="00000000">
      <w:pPr>
        <w:spacing w:line="276" w:lineRule="auto"/>
        <w:rPr>
          <w:color w:val="1F1F1F"/>
        </w:rPr>
      </w:pPr>
      <w:r>
        <w:pict w14:anchorId="11ABE22E">
          <v:rect id="_x0000_i1034" style="width:0;height:1.5pt" o:hralign="center" o:hrstd="t" o:hr="t" fillcolor="#a0a0a0" stroked="f"/>
        </w:pict>
      </w:r>
    </w:p>
    <w:p w14:paraId="4D0E1566" w14:textId="77777777" w:rsidR="005A771A" w:rsidRDefault="005A771A" w:rsidP="005A771A">
      <w:pPr>
        <w:spacing w:after="160" w:line="276" w:lineRule="auto"/>
        <w:rPr>
          <w:color w:val="1F1F1F"/>
        </w:rPr>
      </w:pPr>
    </w:p>
    <w:p w14:paraId="6E6A1A4C" w14:textId="49F4BD46" w:rsidR="005A771A" w:rsidRPr="005A771A" w:rsidRDefault="005A771A" w:rsidP="005A771A">
      <w:pPr>
        <w:spacing w:after="160" w:line="276" w:lineRule="auto"/>
        <w:rPr>
          <w:b/>
          <w:bCs/>
          <w:color w:val="1F1F1F"/>
        </w:rPr>
      </w:pPr>
      <w:r w:rsidRPr="005A771A">
        <w:rPr>
          <w:b/>
          <w:bCs/>
          <w:color w:val="1F1F1F"/>
        </w:rPr>
        <w:t>2.4 Principal Actors</w:t>
      </w:r>
    </w:p>
    <w:p w14:paraId="777FD91B" w14:textId="77777777" w:rsidR="005A771A" w:rsidRPr="005A771A" w:rsidRDefault="005A771A" w:rsidP="005A771A">
      <w:pPr>
        <w:spacing w:after="160" w:line="276" w:lineRule="auto"/>
        <w:rPr>
          <w:color w:val="1F1F1F"/>
        </w:rPr>
      </w:pPr>
      <w:r w:rsidRPr="005A771A">
        <w:rPr>
          <w:color w:val="1F1F1F"/>
        </w:rPr>
        <w:t xml:space="preserve">The </w:t>
      </w:r>
      <w:proofErr w:type="spellStart"/>
      <w:r w:rsidRPr="005A771A">
        <w:rPr>
          <w:color w:val="1F1F1F"/>
        </w:rPr>
        <w:t>CareCompanion</w:t>
      </w:r>
      <w:proofErr w:type="spellEnd"/>
      <w:r w:rsidRPr="005A771A">
        <w:rPr>
          <w:color w:val="1F1F1F"/>
        </w:rPr>
        <w:t xml:space="preserve"> ecosystem defines five principal actors, categorized into human end-users and autonomous system entities. Each actor operates within strictly defined boundary contexts and permission scopes.</w:t>
      </w:r>
    </w:p>
    <w:p w14:paraId="7EB8D89E" w14:textId="77777777" w:rsidR="005A771A" w:rsidRPr="005A771A" w:rsidRDefault="005A771A" w:rsidP="005A771A">
      <w:pPr>
        <w:spacing w:after="160" w:line="276" w:lineRule="auto"/>
        <w:rPr>
          <w:color w:val="1F1F1F"/>
        </w:rPr>
      </w:pPr>
      <w:r w:rsidRPr="005A771A">
        <w:rPr>
          <w:b/>
          <w:bCs/>
          <w:color w:val="1F1F1F"/>
        </w:rPr>
        <w:t>2.4.1 Human Actors</w:t>
      </w:r>
    </w:p>
    <w:p w14:paraId="145B1053" w14:textId="77777777" w:rsidR="005A771A" w:rsidRPr="005A771A" w:rsidRDefault="005A771A">
      <w:pPr>
        <w:numPr>
          <w:ilvl w:val="0"/>
          <w:numId w:val="19"/>
        </w:numPr>
        <w:spacing w:after="160" w:line="276" w:lineRule="auto"/>
        <w:rPr>
          <w:color w:val="1F1F1F"/>
        </w:rPr>
      </w:pPr>
      <w:r w:rsidRPr="005A771A">
        <w:rPr>
          <w:b/>
          <w:bCs/>
          <w:color w:val="1F1F1F"/>
        </w:rPr>
        <w:t>Patient (Primary End-User):</w:t>
      </w:r>
      <w:r w:rsidRPr="005A771A">
        <w:rPr>
          <w:color w:val="1F1F1F"/>
        </w:rPr>
        <w:t xml:space="preserve"> Interacts with the secure client portal to upload biometric scans and medical documents, interface with the AI diagnostic assistant (The Director), and consume personalized educational media. Operates within a strictly isolated, individual data boundary (Safe Document Vault).</w:t>
      </w:r>
    </w:p>
    <w:p w14:paraId="048DFB6D" w14:textId="77777777" w:rsidR="005A771A" w:rsidRPr="005A771A" w:rsidRDefault="005A771A">
      <w:pPr>
        <w:numPr>
          <w:ilvl w:val="0"/>
          <w:numId w:val="19"/>
        </w:numPr>
        <w:spacing w:after="160" w:line="276" w:lineRule="auto"/>
        <w:rPr>
          <w:color w:val="1F1F1F"/>
        </w:rPr>
      </w:pPr>
      <w:r w:rsidRPr="005A771A">
        <w:rPr>
          <w:b/>
          <w:bCs/>
          <w:color w:val="1F1F1F"/>
        </w:rPr>
        <w:t>Clinical Administrator:</w:t>
      </w:r>
      <w:r w:rsidRPr="005A771A">
        <w:rPr>
          <w:color w:val="1F1F1F"/>
        </w:rPr>
        <w:t xml:space="preserve"> Interfaces with the </w:t>
      </w:r>
      <w:proofErr w:type="spellStart"/>
      <w:r w:rsidRPr="005A771A">
        <w:rPr>
          <w:color w:val="1F1F1F"/>
        </w:rPr>
        <w:t>Streamlit</w:t>
      </w:r>
      <w:proofErr w:type="spellEnd"/>
      <w:r w:rsidRPr="005A771A">
        <w:rPr>
          <w:color w:val="1F1F1F"/>
        </w:rPr>
        <w:t xml:space="preserve"> Administrative Dashboard. Responsible for monitoring AI pipeline telemetry, managing RBAC (Role-Based Access Control) user assignments, and overseeing clinical appointment routing workflows.</w:t>
      </w:r>
    </w:p>
    <w:p w14:paraId="55F32BB6" w14:textId="77777777" w:rsidR="005A771A" w:rsidRPr="005A771A" w:rsidRDefault="005A771A">
      <w:pPr>
        <w:numPr>
          <w:ilvl w:val="0"/>
          <w:numId w:val="19"/>
        </w:numPr>
        <w:spacing w:after="160" w:line="276" w:lineRule="auto"/>
        <w:rPr>
          <w:color w:val="1F1F1F"/>
        </w:rPr>
      </w:pPr>
      <w:r w:rsidRPr="005A771A">
        <w:rPr>
          <w:b/>
          <w:bCs/>
          <w:color w:val="1F1F1F"/>
        </w:rPr>
        <w:t>NGO Healthcare Coordinator:</w:t>
      </w:r>
      <w:r w:rsidRPr="005A771A">
        <w:rPr>
          <w:color w:val="1F1F1F"/>
        </w:rPr>
        <w:t xml:space="preserve"> Interfaces with the Agentic Planning System via natural language queries. Responsible for macro-level logistical planning, querying the IDP subsystem to verify regional facility capabilities, and allocating medical resources to bridge identified coverage gaps.</w:t>
      </w:r>
    </w:p>
    <w:p w14:paraId="6CE0B7E9" w14:textId="77777777" w:rsidR="005A771A" w:rsidRPr="005A771A" w:rsidRDefault="005A771A" w:rsidP="005A771A">
      <w:pPr>
        <w:spacing w:after="160" w:line="276" w:lineRule="auto"/>
        <w:rPr>
          <w:color w:val="1F1F1F"/>
        </w:rPr>
      </w:pPr>
      <w:r w:rsidRPr="005A771A">
        <w:rPr>
          <w:b/>
          <w:bCs/>
          <w:color w:val="1F1F1F"/>
        </w:rPr>
        <w:t>2.4.2 Autonomous System Actors</w:t>
      </w:r>
    </w:p>
    <w:p w14:paraId="03FC5AD6" w14:textId="77777777" w:rsidR="005A771A" w:rsidRPr="005A771A" w:rsidRDefault="005A771A">
      <w:pPr>
        <w:numPr>
          <w:ilvl w:val="0"/>
          <w:numId w:val="20"/>
        </w:numPr>
        <w:spacing w:after="160" w:line="276" w:lineRule="auto"/>
        <w:rPr>
          <w:color w:val="1F1F1F"/>
        </w:rPr>
      </w:pPr>
      <w:r w:rsidRPr="005A771A">
        <w:rPr>
          <w:b/>
          <w:bCs/>
          <w:color w:val="1F1F1F"/>
        </w:rPr>
        <w:t>Core Processing Engine (System Actor):</w:t>
      </w:r>
      <w:r w:rsidRPr="005A771A">
        <w:rPr>
          <w:color w:val="1F1F1F"/>
        </w:rPr>
        <w:t xml:space="preserve"> The primary automated backend subsystem. Orchestrates asynchronous tasks including diagnostic vision model inference (</w:t>
      </w:r>
      <w:proofErr w:type="spellStart"/>
      <w:r w:rsidRPr="005A771A">
        <w:rPr>
          <w:color w:val="1F1F1F"/>
        </w:rPr>
        <w:t>RETFound</w:t>
      </w:r>
      <w:proofErr w:type="spellEnd"/>
      <w:r w:rsidRPr="005A771A">
        <w:rPr>
          <w:color w:val="1F1F1F"/>
        </w:rPr>
        <w:t>-Green/ResNet-50), generative media synthesis (FLUX.2/Wan 2.2), secure document parsing, and real-time WebSocket telemetry broadcasting.</w:t>
      </w:r>
    </w:p>
    <w:p w14:paraId="446EA75E" w14:textId="3FEC9471" w:rsidR="00184458" w:rsidRPr="005A771A" w:rsidRDefault="005A771A">
      <w:pPr>
        <w:numPr>
          <w:ilvl w:val="0"/>
          <w:numId w:val="20"/>
        </w:numPr>
        <w:spacing w:after="160" w:line="276" w:lineRule="auto"/>
        <w:rPr>
          <w:color w:val="1F1F1F"/>
        </w:rPr>
      </w:pPr>
      <w:r w:rsidRPr="005A771A">
        <w:rPr>
          <w:b/>
          <w:bCs/>
          <w:color w:val="1F1F1F"/>
        </w:rPr>
        <w:t>IDP Orchestration Agent (Autonomous Actor):</w:t>
      </w:r>
      <w:r w:rsidRPr="005A771A">
        <w:rPr>
          <w:color w:val="1F1F1F"/>
        </w:rPr>
        <w:t xml:space="preserve"> An autonomous sub-system operating via the </w:t>
      </w:r>
      <w:proofErr w:type="spellStart"/>
      <w:r w:rsidRPr="005A771A">
        <w:rPr>
          <w:color w:val="1F1F1F"/>
        </w:rPr>
        <w:t>LangGraph</w:t>
      </w:r>
      <w:proofErr w:type="spellEnd"/>
      <w:r w:rsidRPr="005A771A">
        <w:rPr>
          <w:color w:val="1F1F1F"/>
        </w:rPr>
        <w:t xml:space="preserve"> orchestration framework. Responsible for ingesting unstructured facility documents, extracting and validating structured records, detecting capability anomalies, and executing multi-step reasoning loops to generate cited deployment recommendations.</w:t>
      </w:r>
    </w:p>
    <w:p w14:paraId="6417A613" w14:textId="77777777" w:rsidR="00184458" w:rsidRDefault="00000000">
      <w:pPr>
        <w:spacing w:line="276" w:lineRule="auto"/>
        <w:rPr>
          <w:color w:val="1F1F1F"/>
        </w:rPr>
      </w:pPr>
      <w:r>
        <w:pict w14:anchorId="271B7734">
          <v:rect id="_x0000_i1035" style="width:0;height:1.5pt" o:hralign="center" o:hrstd="t" o:hr="t" fillcolor="#a0a0a0" stroked="f"/>
        </w:pict>
      </w:r>
    </w:p>
    <w:p w14:paraId="06C1832C" w14:textId="77777777" w:rsidR="005A771A" w:rsidRDefault="005A771A" w:rsidP="005A771A">
      <w:pPr>
        <w:spacing w:after="160" w:line="276" w:lineRule="auto"/>
        <w:rPr>
          <w:color w:val="1F1F1F"/>
        </w:rPr>
      </w:pPr>
    </w:p>
    <w:p w14:paraId="390BF65F" w14:textId="34BE61FA" w:rsidR="005A771A" w:rsidRPr="005A771A" w:rsidRDefault="005A771A" w:rsidP="005A771A">
      <w:pPr>
        <w:spacing w:after="160" w:line="276" w:lineRule="auto"/>
        <w:rPr>
          <w:b/>
          <w:bCs/>
          <w:color w:val="1F1F1F"/>
        </w:rPr>
      </w:pPr>
      <w:r w:rsidRPr="005A771A">
        <w:rPr>
          <w:b/>
          <w:bCs/>
          <w:color w:val="1F1F1F"/>
        </w:rPr>
        <w:t>2.5 General Constraints</w:t>
      </w:r>
    </w:p>
    <w:p w14:paraId="1AF76165" w14:textId="77777777" w:rsidR="005A771A" w:rsidRPr="005A771A" w:rsidRDefault="005A771A" w:rsidP="005A771A">
      <w:pPr>
        <w:spacing w:after="160" w:line="276" w:lineRule="auto"/>
        <w:rPr>
          <w:color w:val="1F1F1F"/>
        </w:rPr>
      </w:pPr>
      <w:r w:rsidRPr="005A771A">
        <w:rPr>
          <w:color w:val="1F1F1F"/>
        </w:rPr>
        <w:t xml:space="preserve">The design, deployment, and operational scalability of the </w:t>
      </w:r>
      <w:proofErr w:type="spellStart"/>
      <w:r w:rsidRPr="005A771A">
        <w:rPr>
          <w:color w:val="1F1F1F"/>
        </w:rPr>
        <w:t>CareCompanion</w:t>
      </w:r>
      <w:proofErr w:type="spellEnd"/>
      <w:r w:rsidRPr="005A771A">
        <w:rPr>
          <w:color w:val="1F1F1F"/>
        </w:rPr>
        <w:t xml:space="preserve"> system are bounded by the following explicit technical, architectural, and regulatory constraints:</w:t>
      </w:r>
    </w:p>
    <w:p w14:paraId="1F603317" w14:textId="77777777" w:rsidR="005A771A" w:rsidRPr="005A771A" w:rsidRDefault="005A771A" w:rsidP="005A771A">
      <w:pPr>
        <w:spacing w:after="160" w:line="276" w:lineRule="auto"/>
        <w:rPr>
          <w:color w:val="1F1F1F"/>
        </w:rPr>
      </w:pPr>
      <w:r w:rsidRPr="005A771A">
        <w:rPr>
          <w:b/>
          <w:bCs/>
          <w:color w:val="1F1F1F"/>
        </w:rPr>
        <w:lastRenderedPageBreak/>
        <w:t>2.5.1 Compute &amp; Infrastructure Constraints</w:t>
      </w:r>
    </w:p>
    <w:p w14:paraId="4894B333" w14:textId="77777777" w:rsidR="005A771A" w:rsidRPr="005A771A" w:rsidRDefault="005A771A">
      <w:pPr>
        <w:numPr>
          <w:ilvl w:val="0"/>
          <w:numId w:val="21"/>
        </w:numPr>
        <w:spacing w:after="160" w:line="276" w:lineRule="auto"/>
        <w:rPr>
          <w:color w:val="1F1F1F"/>
        </w:rPr>
      </w:pPr>
      <w:r w:rsidRPr="005A771A">
        <w:rPr>
          <w:b/>
          <w:bCs/>
          <w:color w:val="1F1F1F"/>
        </w:rPr>
        <w:t>Network Dependency:</w:t>
      </w:r>
      <w:r w:rsidRPr="005A771A">
        <w:rPr>
          <w:color w:val="1F1F1F"/>
        </w:rPr>
        <w:t xml:space="preserve"> The client application operates as a strictly cloud-dependent interface. Continuous, stable broadband connectivity is required for real-time WebSocket communication, secure database synchronization (</w:t>
      </w:r>
      <w:proofErr w:type="spellStart"/>
      <w:r w:rsidRPr="005A771A">
        <w:rPr>
          <w:color w:val="1F1F1F"/>
        </w:rPr>
        <w:t>Supabase</w:t>
      </w:r>
      <w:proofErr w:type="spellEnd"/>
      <w:r w:rsidRPr="005A771A">
        <w:rPr>
          <w:color w:val="1F1F1F"/>
        </w:rPr>
        <w:t>), and external LLM API telemetry.</w:t>
      </w:r>
    </w:p>
    <w:p w14:paraId="0BAB8E10" w14:textId="77777777" w:rsidR="005A771A" w:rsidRPr="005A771A" w:rsidRDefault="005A771A">
      <w:pPr>
        <w:numPr>
          <w:ilvl w:val="0"/>
          <w:numId w:val="21"/>
        </w:numPr>
        <w:spacing w:after="160" w:line="276" w:lineRule="auto"/>
        <w:rPr>
          <w:color w:val="1F1F1F"/>
        </w:rPr>
      </w:pPr>
      <w:r w:rsidRPr="005A771A">
        <w:rPr>
          <w:b/>
          <w:bCs/>
          <w:color w:val="1F1F1F"/>
        </w:rPr>
        <w:t>GPU Hardware Requirements:</w:t>
      </w:r>
      <w:r w:rsidRPr="005A771A">
        <w:rPr>
          <w:color w:val="1F1F1F"/>
        </w:rPr>
        <w:t xml:space="preserve"> The backend deployment environment must guarantee dedicated GPU compute and sufficient VRAM allocation. This is a hard constraint to prevent resource exhaustion and latency timeouts during the localized inference of heavy generative models (FLUX.2, Wan 2.2) and vision diagnostics.</w:t>
      </w:r>
    </w:p>
    <w:p w14:paraId="4F75A9D1" w14:textId="77777777" w:rsidR="005A771A" w:rsidRPr="005A771A" w:rsidRDefault="005A771A">
      <w:pPr>
        <w:numPr>
          <w:ilvl w:val="0"/>
          <w:numId w:val="21"/>
        </w:numPr>
        <w:spacing w:after="160" w:line="276" w:lineRule="auto"/>
        <w:rPr>
          <w:color w:val="1F1F1F"/>
        </w:rPr>
      </w:pPr>
      <w:r w:rsidRPr="005A771A">
        <w:rPr>
          <w:b/>
          <w:bCs/>
          <w:color w:val="1F1F1F"/>
        </w:rPr>
        <w:t>Databricks Environment Limitations:</w:t>
      </w:r>
      <w:r w:rsidRPr="005A771A">
        <w:rPr>
          <w:color w:val="1F1F1F"/>
        </w:rPr>
        <w:t xml:space="preserve"> The IDP Agent orchestration pipeline is constrained by the compute and memory limits of the Databricks Free Edition tier, necessitating highly optimized processing of small, high-impact medical datasets.</w:t>
      </w:r>
    </w:p>
    <w:p w14:paraId="7000A4FE" w14:textId="77777777" w:rsidR="005A771A" w:rsidRPr="005A771A" w:rsidRDefault="005A771A" w:rsidP="005A771A">
      <w:pPr>
        <w:spacing w:after="160" w:line="276" w:lineRule="auto"/>
        <w:rPr>
          <w:color w:val="1F1F1F"/>
        </w:rPr>
      </w:pPr>
      <w:r w:rsidRPr="005A771A">
        <w:rPr>
          <w:b/>
          <w:bCs/>
          <w:color w:val="1F1F1F"/>
        </w:rPr>
        <w:t>2.5.2 Architectural &amp; Data Integrity Constraints</w:t>
      </w:r>
    </w:p>
    <w:p w14:paraId="63C69DF5" w14:textId="77777777" w:rsidR="005A771A" w:rsidRPr="005A771A" w:rsidRDefault="005A771A">
      <w:pPr>
        <w:numPr>
          <w:ilvl w:val="0"/>
          <w:numId w:val="22"/>
        </w:numPr>
        <w:spacing w:after="160" w:line="276" w:lineRule="auto"/>
        <w:rPr>
          <w:color w:val="1F1F1F"/>
        </w:rPr>
      </w:pPr>
      <w:r w:rsidRPr="005A771A">
        <w:rPr>
          <w:b/>
          <w:bCs/>
          <w:color w:val="1F1F1F"/>
        </w:rPr>
        <w:t>Multi-Tenant Concurrency:</w:t>
      </w:r>
      <w:r w:rsidRPr="005A771A">
        <w:rPr>
          <w:color w:val="1F1F1F"/>
        </w:rPr>
        <w:t xml:space="preserve"> The platform must operate as a highly concurrent, multi-user system. Strict Role-Based Access Control (RBAC) boundaries must be enforced at the API layer to guarantee absolute tenant isolation between individual patient data silos and global administrative namespaces.</w:t>
      </w:r>
    </w:p>
    <w:p w14:paraId="55A6993E" w14:textId="77777777" w:rsidR="005A771A" w:rsidRPr="005A771A" w:rsidRDefault="005A771A">
      <w:pPr>
        <w:numPr>
          <w:ilvl w:val="0"/>
          <w:numId w:val="22"/>
        </w:numPr>
        <w:spacing w:after="160" w:line="276" w:lineRule="auto"/>
        <w:rPr>
          <w:color w:val="1F1F1F"/>
        </w:rPr>
      </w:pPr>
      <w:r w:rsidRPr="005A771A">
        <w:rPr>
          <w:b/>
          <w:bCs/>
          <w:color w:val="1F1F1F"/>
        </w:rPr>
        <w:t>Strict Schema Validation:</w:t>
      </w:r>
      <w:r w:rsidRPr="005A771A">
        <w:rPr>
          <w:color w:val="1F1F1F"/>
        </w:rPr>
        <w:t xml:space="preserve"> All unstructured facility data extracted by the IDP Agent must pass rigorous </w:t>
      </w:r>
      <w:proofErr w:type="spellStart"/>
      <w:r w:rsidRPr="005A771A">
        <w:rPr>
          <w:color w:val="1F1F1F"/>
        </w:rPr>
        <w:t>Pydantic</w:t>
      </w:r>
      <w:proofErr w:type="spellEnd"/>
      <w:r w:rsidRPr="005A771A">
        <w:rPr>
          <w:color w:val="1F1F1F"/>
        </w:rPr>
        <w:t xml:space="preserve"> schema validation against the official Virtue Foundation specifications (covering organizations, facilities, and NGO entity types) prior to database committal.</w:t>
      </w:r>
    </w:p>
    <w:p w14:paraId="7351C62C" w14:textId="77777777" w:rsidR="005A771A" w:rsidRPr="005A771A" w:rsidRDefault="005A771A" w:rsidP="005A771A">
      <w:pPr>
        <w:spacing w:after="160" w:line="276" w:lineRule="auto"/>
        <w:rPr>
          <w:color w:val="1F1F1F"/>
        </w:rPr>
      </w:pPr>
      <w:r w:rsidRPr="005A771A">
        <w:rPr>
          <w:b/>
          <w:bCs/>
          <w:color w:val="1F1F1F"/>
        </w:rPr>
        <w:t>2.5.3 Security &amp; Regulatory Constraints</w:t>
      </w:r>
    </w:p>
    <w:p w14:paraId="232C8058" w14:textId="77777777" w:rsidR="005A771A" w:rsidRPr="005A771A" w:rsidRDefault="005A771A">
      <w:pPr>
        <w:numPr>
          <w:ilvl w:val="0"/>
          <w:numId w:val="23"/>
        </w:numPr>
        <w:spacing w:after="160" w:line="276" w:lineRule="auto"/>
        <w:rPr>
          <w:color w:val="1F1F1F"/>
        </w:rPr>
      </w:pPr>
      <w:r w:rsidRPr="005A771A">
        <w:rPr>
          <w:b/>
          <w:bCs/>
          <w:color w:val="1F1F1F"/>
        </w:rPr>
        <w:t>Medical Data Privacy:</w:t>
      </w:r>
      <w:r w:rsidRPr="005A771A">
        <w:rPr>
          <w:color w:val="1F1F1F"/>
        </w:rPr>
        <w:t xml:space="preserve"> The system architecture is constrained by standard health data protection protocols. All user data, including biometric scans, uploaded PDFs, and generated diagnostic reports, must be securely encrypted both at rest within the database and in transit across the backend pipeline.</w:t>
      </w:r>
    </w:p>
    <w:p w14:paraId="0374109A" w14:textId="77777777" w:rsidR="00184458" w:rsidRDefault="00000000">
      <w:pPr>
        <w:spacing w:line="276" w:lineRule="auto"/>
        <w:rPr>
          <w:color w:val="1F1F1F"/>
        </w:rPr>
      </w:pPr>
      <w:r>
        <w:pict w14:anchorId="6741EFA3">
          <v:rect id="_x0000_i1036" style="width:0;height:1.5pt" o:hralign="center" o:hrstd="t" o:hr="t" fillcolor="#a0a0a0" stroked="f"/>
        </w:pict>
      </w:r>
    </w:p>
    <w:p w14:paraId="0F695FF2" w14:textId="77777777" w:rsidR="00E16BC1" w:rsidRDefault="00E16BC1">
      <w:pPr>
        <w:spacing w:after="160" w:line="276" w:lineRule="auto"/>
        <w:rPr>
          <w:color w:val="1F1F1F"/>
        </w:rPr>
      </w:pPr>
    </w:p>
    <w:p w14:paraId="6556F50F" w14:textId="77777777" w:rsidR="00E16BC1" w:rsidRDefault="00E16BC1">
      <w:pPr>
        <w:spacing w:after="160" w:line="276" w:lineRule="auto"/>
        <w:rPr>
          <w:color w:val="1F1F1F"/>
        </w:rPr>
      </w:pPr>
    </w:p>
    <w:p w14:paraId="04752888" w14:textId="77777777" w:rsidR="00E16BC1" w:rsidRPr="00E16BC1" w:rsidRDefault="00E16BC1" w:rsidP="00E16BC1">
      <w:pPr>
        <w:spacing w:after="160" w:line="276" w:lineRule="auto"/>
        <w:rPr>
          <w:color w:val="1F1F1F"/>
        </w:rPr>
      </w:pPr>
      <w:proofErr w:type="spellStart"/>
      <w:r w:rsidRPr="00E16BC1">
        <w:rPr>
          <w:color w:val="1F1F1F"/>
        </w:rPr>
        <w:t>CodeGenie</w:t>
      </w:r>
      <w:proofErr w:type="spellEnd"/>
      <w:r w:rsidRPr="00E16BC1">
        <w:rPr>
          <w:color w:val="1F1F1F"/>
        </w:rPr>
        <w:t xml:space="preserve"> here! </w:t>
      </w:r>
      <w:r w:rsidRPr="00E16BC1">
        <w:rPr>
          <w:rFonts w:ascii="Segoe UI Emoji" w:hAnsi="Segoe UI Emoji" w:cs="Segoe UI Emoji"/>
          <w:color w:val="1F1F1F"/>
        </w:rPr>
        <w:t>🧞</w:t>
      </w:r>
      <w:r w:rsidRPr="00E16BC1">
        <w:rPr>
          <w:color w:val="1F1F1F"/>
        </w:rPr>
        <w:t>‍♂️</w:t>
      </w:r>
    </w:p>
    <w:p w14:paraId="1DA099AA" w14:textId="77777777" w:rsidR="00E16BC1" w:rsidRPr="00E16BC1" w:rsidRDefault="00E16BC1" w:rsidP="00E16BC1">
      <w:pPr>
        <w:spacing w:after="160" w:line="276" w:lineRule="auto"/>
        <w:rPr>
          <w:color w:val="1F1F1F"/>
        </w:rPr>
      </w:pPr>
      <w:r w:rsidRPr="00E16BC1">
        <w:rPr>
          <w:color w:val="1F1F1F"/>
        </w:rPr>
        <w:t xml:space="preserve">To refine your </w:t>
      </w:r>
      <w:r w:rsidRPr="00E16BC1">
        <w:rPr>
          <w:b/>
          <w:bCs/>
          <w:color w:val="1F1F1F"/>
        </w:rPr>
        <w:t>2.6 Assumptions and Dependencies</w:t>
      </w:r>
      <w:r w:rsidRPr="00E16BC1">
        <w:rPr>
          <w:color w:val="1F1F1F"/>
        </w:rPr>
        <w:t xml:space="preserve"> section to a Tier-1 MNC standard, we need to categorize the points logically and upgrade the vocabulary. Enterprise documentation cleanly separates </w:t>
      </w:r>
      <w:r w:rsidRPr="00E16BC1">
        <w:rPr>
          <w:b/>
          <w:bCs/>
          <w:color w:val="1F1F1F"/>
        </w:rPr>
        <w:t>Dependencies</w:t>
      </w:r>
      <w:r w:rsidRPr="00E16BC1">
        <w:rPr>
          <w:color w:val="1F1F1F"/>
        </w:rPr>
        <w:t xml:space="preserve"> (external systems or services your software </w:t>
      </w:r>
      <w:r w:rsidRPr="00E16BC1">
        <w:rPr>
          <w:i/>
          <w:iCs/>
          <w:color w:val="1F1F1F"/>
        </w:rPr>
        <w:t>requires</w:t>
      </w:r>
      <w:r w:rsidRPr="00E16BC1">
        <w:rPr>
          <w:color w:val="1F1F1F"/>
        </w:rPr>
        <w:t xml:space="preserve"> to function) from </w:t>
      </w:r>
      <w:r w:rsidRPr="00E16BC1">
        <w:rPr>
          <w:b/>
          <w:bCs/>
          <w:color w:val="1F1F1F"/>
        </w:rPr>
        <w:t>Assumptions</w:t>
      </w:r>
      <w:r w:rsidRPr="00E16BC1">
        <w:rPr>
          <w:color w:val="1F1F1F"/>
        </w:rPr>
        <w:t xml:space="preserve"> (baseline conditions you expect to be true regarding data, hardware, or environments).</w:t>
      </w:r>
    </w:p>
    <w:p w14:paraId="3533C156" w14:textId="77777777" w:rsidR="00E16BC1" w:rsidRPr="00E16BC1" w:rsidRDefault="00E16BC1" w:rsidP="00E16BC1">
      <w:pPr>
        <w:spacing w:after="160" w:line="276" w:lineRule="auto"/>
        <w:rPr>
          <w:color w:val="1F1F1F"/>
        </w:rPr>
      </w:pPr>
      <w:r w:rsidRPr="00E16BC1">
        <w:rPr>
          <w:color w:val="1F1F1F"/>
        </w:rPr>
        <w:t>We also need to completely remove the messy numbering and conversational phrasing.</w:t>
      </w:r>
    </w:p>
    <w:p w14:paraId="1D8CCB06" w14:textId="77777777" w:rsidR="00E16BC1" w:rsidRPr="00E16BC1" w:rsidRDefault="00E16BC1" w:rsidP="00E16BC1">
      <w:pPr>
        <w:spacing w:after="160" w:line="276" w:lineRule="auto"/>
        <w:rPr>
          <w:color w:val="1F1F1F"/>
        </w:rPr>
      </w:pPr>
      <w:r w:rsidRPr="00E16BC1">
        <w:rPr>
          <w:color w:val="1F1F1F"/>
        </w:rPr>
        <w:lastRenderedPageBreak/>
        <w:t>Here is the professional, MNC-standard refactor for your IEEE SRS:</w:t>
      </w:r>
    </w:p>
    <w:p w14:paraId="3D55634C" w14:textId="77777777" w:rsidR="00E16BC1" w:rsidRPr="00E16BC1" w:rsidRDefault="00E16BC1" w:rsidP="00E16BC1">
      <w:pPr>
        <w:spacing w:after="160" w:line="276" w:lineRule="auto"/>
        <w:rPr>
          <w:b/>
          <w:bCs/>
          <w:color w:val="1F1F1F"/>
        </w:rPr>
      </w:pPr>
      <w:r w:rsidRPr="00E16BC1">
        <w:rPr>
          <w:b/>
          <w:bCs/>
          <w:color w:val="1F1F1F"/>
        </w:rPr>
        <w:t>2.6 Assumptions and Dependencies</w:t>
      </w:r>
    </w:p>
    <w:p w14:paraId="0FCF2458" w14:textId="77777777" w:rsidR="00E16BC1" w:rsidRPr="00E16BC1" w:rsidRDefault="00E16BC1" w:rsidP="00E16BC1">
      <w:pPr>
        <w:spacing w:after="160" w:line="276" w:lineRule="auto"/>
        <w:rPr>
          <w:color w:val="1F1F1F"/>
        </w:rPr>
      </w:pPr>
      <w:r w:rsidRPr="00E16BC1">
        <w:rPr>
          <w:color w:val="1F1F1F"/>
        </w:rPr>
        <w:t xml:space="preserve">The architecture, deployment, and continued operation of the </w:t>
      </w:r>
      <w:proofErr w:type="spellStart"/>
      <w:r w:rsidRPr="00E16BC1">
        <w:rPr>
          <w:color w:val="1F1F1F"/>
        </w:rPr>
        <w:t>CareCompanion</w:t>
      </w:r>
      <w:proofErr w:type="spellEnd"/>
      <w:r w:rsidRPr="00E16BC1">
        <w:rPr>
          <w:color w:val="1F1F1F"/>
        </w:rPr>
        <w:t xml:space="preserve"> system rely on the following baseline assumptions and external system dependencies. Any deviation in these factors may impact system availability, accuracy, or development timelines.</w:t>
      </w:r>
    </w:p>
    <w:p w14:paraId="18B1ED42" w14:textId="77777777" w:rsidR="00E16BC1" w:rsidRPr="00E16BC1" w:rsidRDefault="00E16BC1" w:rsidP="00E16BC1">
      <w:pPr>
        <w:spacing w:after="160" w:line="276" w:lineRule="auto"/>
        <w:rPr>
          <w:color w:val="1F1F1F"/>
        </w:rPr>
      </w:pPr>
      <w:r w:rsidRPr="00E16BC1">
        <w:rPr>
          <w:b/>
          <w:bCs/>
          <w:color w:val="1F1F1F"/>
        </w:rPr>
        <w:t>2.6.1 External Service Dependencies</w:t>
      </w:r>
    </w:p>
    <w:p w14:paraId="7CE7B3AC" w14:textId="77777777" w:rsidR="00E16BC1" w:rsidRPr="00E16BC1" w:rsidRDefault="00E16BC1">
      <w:pPr>
        <w:numPr>
          <w:ilvl w:val="0"/>
          <w:numId w:val="24"/>
        </w:numPr>
        <w:spacing w:after="160" w:line="276" w:lineRule="auto"/>
        <w:rPr>
          <w:color w:val="1F1F1F"/>
        </w:rPr>
      </w:pPr>
      <w:r w:rsidRPr="00E16BC1">
        <w:rPr>
          <w:b/>
          <w:bCs/>
          <w:color w:val="1F1F1F"/>
        </w:rPr>
        <w:t>Cloud Infrastructure &amp; APIs:</w:t>
      </w:r>
      <w:r w:rsidRPr="00E16BC1">
        <w:rPr>
          <w:color w:val="1F1F1F"/>
        </w:rPr>
        <w:t xml:space="preserve"> The platform's authentication, secure data persistence, and external LLM inference rely on third-party services (</w:t>
      </w:r>
      <w:proofErr w:type="spellStart"/>
      <w:r w:rsidRPr="00E16BC1">
        <w:rPr>
          <w:color w:val="1F1F1F"/>
        </w:rPr>
        <w:t>Supabase</w:t>
      </w:r>
      <w:proofErr w:type="spellEnd"/>
      <w:r w:rsidRPr="00E16BC1">
        <w:rPr>
          <w:color w:val="1F1F1F"/>
        </w:rPr>
        <w:t xml:space="preserve"> and </w:t>
      </w:r>
      <w:proofErr w:type="spellStart"/>
      <w:r w:rsidRPr="00E16BC1">
        <w:rPr>
          <w:color w:val="1F1F1F"/>
        </w:rPr>
        <w:t>Groq</w:t>
      </w:r>
      <w:proofErr w:type="spellEnd"/>
      <w:r w:rsidRPr="00E16BC1">
        <w:rPr>
          <w:color w:val="1F1F1F"/>
        </w:rPr>
        <w:t xml:space="preserve"> API / Llama 3.1). The system architecture depends on these providers maintaining high availability (SLAs) and stable, non-breaking API contracts.</w:t>
      </w:r>
    </w:p>
    <w:p w14:paraId="5FE4BE40" w14:textId="77777777" w:rsidR="00E16BC1" w:rsidRPr="00E16BC1" w:rsidRDefault="00E16BC1">
      <w:pPr>
        <w:numPr>
          <w:ilvl w:val="0"/>
          <w:numId w:val="24"/>
        </w:numPr>
        <w:spacing w:after="160" w:line="276" w:lineRule="auto"/>
        <w:rPr>
          <w:color w:val="1F1F1F"/>
        </w:rPr>
      </w:pPr>
      <w:r w:rsidRPr="00E16BC1">
        <w:rPr>
          <w:b/>
          <w:bCs/>
          <w:color w:val="1F1F1F"/>
        </w:rPr>
        <w:t>Third-Party URL Routing:</w:t>
      </w:r>
      <w:r w:rsidRPr="00E16BC1">
        <w:rPr>
          <w:color w:val="1F1F1F"/>
        </w:rPr>
        <w:t xml:space="preserve"> The AI Director’s dynamic educational media generation relies heavily on YouTube's public search query URL parameters. It is an active dependency that this external URL routing structure remains static and backwards-compatible.</w:t>
      </w:r>
    </w:p>
    <w:p w14:paraId="65638553" w14:textId="77777777" w:rsidR="00E16BC1" w:rsidRPr="00E16BC1" w:rsidRDefault="00E16BC1">
      <w:pPr>
        <w:numPr>
          <w:ilvl w:val="0"/>
          <w:numId w:val="24"/>
        </w:numPr>
        <w:spacing w:after="160" w:line="276" w:lineRule="auto"/>
        <w:rPr>
          <w:color w:val="1F1F1F"/>
        </w:rPr>
      </w:pPr>
      <w:r w:rsidRPr="00E16BC1">
        <w:rPr>
          <w:b/>
          <w:bCs/>
          <w:color w:val="1F1F1F"/>
        </w:rPr>
        <w:t>Telemetry &amp; Tracking Infrastructure:</w:t>
      </w:r>
      <w:r w:rsidRPr="00E16BC1">
        <w:rPr>
          <w:color w:val="1F1F1F"/>
        </w:rPr>
        <w:t xml:space="preserve"> An active </w:t>
      </w:r>
      <w:proofErr w:type="spellStart"/>
      <w:r w:rsidRPr="00E16BC1">
        <w:rPr>
          <w:color w:val="1F1F1F"/>
        </w:rPr>
        <w:t>MLflow</w:t>
      </w:r>
      <w:proofErr w:type="spellEnd"/>
      <w:r w:rsidRPr="00E16BC1">
        <w:rPr>
          <w:color w:val="1F1F1F"/>
        </w:rPr>
        <w:t xml:space="preserve"> tracking server (either localized or Databricks-managed) must be persistently available to capture IDP Agent reasoning telemetry, tool calls, and citation indices.</w:t>
      </w:r>
    </w:p>
    <w:p w14:paraId="35FEA675" w14:textId="77777777" w:rsidR="00E16BC1" w:rsidRPr="00E16BC1" w:rsidRDefault="00E16BC1" w:rsidP="00E16BC1">
      <w:pPr>
        <w:spacing w:after="160" w:line="276" w:lineRule="auto"/>
        <w:rPr>
          <w:color w:val="1F1F1F"/>
        </w:rPr>
      </w:pPr>
      <w:r w:rsidRPr="00E16BC1">
        <w:rPr>
          <w:b/>
          <w:bCs/>
          <w:color w:val="1F1F1F"/>
        </w:rPr>
        <w:t>2.6.2 Environmental &amp; Compute Assumptions</w:t>
      </w:r>
    </w:p>
    <w:p w14:paraId="0544A02A" w14:textId="77777777" w:rsidR="00E16BC1" w:rsidRPr="00E16BC1" w:rsidRDefault="00E16BC1">
      <w:pPr>
        <w:numPr>
          <w:ilvl w:val="0"/>
          <w:numId w:val="25"/>
        </w:numPr>
        <w:spacing w:after="160" w:line="276" w:lineRule="auto"/>
        <w:rPr>
          <w:color w:val="1F1F1F"/>
        </w:rPr>
      </w:pPr>
      <w:r w:rsidRPr="00E16BC1">
        <w:rPr>
          <w:b/>
          <w:bCs/>
          <w:color w:val="1F1F1F"/>
        </w:rPr>
        <w:t>Local Compute Resource Availability:</w:t>
      </w:r>
      <w:r w:rsidRPr="00E16BC1">
        <w:rPr>
          <w:color w:val="1F1F1F"/>
        </w:rPr>
        <w:t xml:space="preserve"> Because the architecture mandates local execution for biometric data processing, it is assumed the target deployment server possesses dedicated GPU hardware and sufficient VRAM to execute foundational generative models (FLUX.2, Wan 2.2) and vision diagnostics (</w:t>
      </w:r>
      <w:proofErr w:type="spellStart"/>
      <w:r w:rsidRPr="00E16BC1">
        <w:rPr>
          <w:color w:val="1F1F1F"/>
        </w:rPr>
        <w:t>RETFound</w:t>
      </w:r>
      <w:proofErr w:type="spellEnd"/>
      <w:r w:rsidRPr="00E16BC1">
        <w:rPr>
          <w:color w:val="1F1F1F"/>
        </w:rPr>
        <w:t>-Green, ResNet-50) concurrently without memory exhaustion.</w:t>
      </w:r>
    </w:p>
    <w:p w14:paraId="34C10D93" w14:textId="77777777" w:rsidR="00E16BC1" w:rsidRPr="00E16BC1" w:rsidRDefault="00E16BC1">
      <w:pPr>
        <w:numPr>
          <w:ilvl w:val="0"/>
          <w:numId w:val="25"/>
        </w:numPr>
        <w:spacing w:after="160" w:line="276" w:lineRule="auto"/>
        <w:rPr>
          <w:color w:val="1F1F1F"/>
        </w:rPr>
      </w:pPr>
      <w:r w:rsidRPr="00E16BC1">
        <w:rPr>
          <w:b/>
          <w:bCs/>
          <w:color w:val="1F1F1F"/>
        </w:rPr>
        <w:t>Databricks Resource Quotas:</w:t>
      </w:r>
      <w:r w:rsidRPr="00E16BC1">
        <w:rPr>
          <w:color w:val="1F1F1F"/>
        </w:rPr>
        <w:t xml:space="preserve"> The IDP Agent's Retrieval-Augmented Generation (RAG) and orchestration pipelines are designed under the assumption that they will operate within the compute and memory constraints of the Databricks Free Edition environment.</w:t>
      </w:r>
    </w:p>
    <w:p w14:paraId="6D32A195" w14:textId="77777777" w:rsidR="00E16BC1" w:rsidRPr="00E16BC1" w:rsidRDefault="00E16BC1" w:rsidP="00E16BC1">
      <w:pPr>
        <w:spacing w:after="160" w:line="276" w:lineRule="auto"/>
        <w:rPr>
          <w:color w:val="1F1F1F"/>
        </w:rPr>
      </w:pPr>
      <w:r w:rsidRPr="00E16BC1">
        <w:rPr>
          <w:b/>
          <w:bCs/>
          <w:color w:val="1F1F1F"/>
        </w:rPr>
        <w:t>2.6.3 Data &amp; Quality Assumptions</w:t>
      </w:r>
    </w:p>
    <w:p w14:paraId="4A6DC185" w14:textId="77777777" w:rsidR="00E16BC1" w:rsidRPr="00E16BC1" w:rsidRDefault="00E16BC1">
      <w:pPr>
        <w:numPr>
          <w:ilvl w:val="0"/>
          <w:numId w:val="26"/>
        </w:numPr>
        <w:spacing w:after="160" w:line="276" w:lineRule="auto"/>
        <w:rPr>
          <w:color w:val="1F1F1F"/>
        </w:rPr>
      </w:pPr>
      <w:r w:rsidRPr="00E16BC1">
        <w:rPr>
          <w:b/>
          <w:bCs/>
          <w:color w:val="1F1F1F"/>
        </w:rPr>
        <w:t>Input Data Quality &amp; Fidelity:</w:t>
      </w:r>
      <w:r w:rsidRPr="00E16BC1">
        <w:rPr>
          <w:color w:val="1F1F1F"/>
        </w:rPr>
        <w:t xml:space="preserve"> As the system does not ingest live DICOM feeds directly from imaging hardware, it is assumed that user-uploaded biometric scans (OCT, CFP, Slit-Lamp) and PDF records meet the minimum optical clarity and resolution thresholds required for accurate AI vision inference.</w:t>
      </w:r>
    </w:p>
    <w:p w14:paraId="6FA5F6D6" w14:textId="77777777" w:rsidR="00E16BC1" w:rsidRPr="00E16BC1" w:rsidRDefault="00E16BC1">
      <w:pPr>
        <w:numPr>
          <w:ilvl w:val="0"/>
          <w:numId w:val="26"/>
        </w:numPr>
        <w:spacing w:after="160" w:line="276" w:lineRule="auto"/>
        <w:rPr>
          <w:color w:val="1F1F1F"/>
        </w:rPr>
      </w:pPr>
      <w:r w:rsidRPr="00E16BC1">
        <w:rPr>
          <w:b/>
          <w:bCs/>
          <w:color w:val="1F1F1F"/>
        </w:rPr>
        <w:t>Dataset Representativeness:</w:t>
      </w:r>
      <w:r w:rsidRPr="00E16BC1">
        <w:rPr>
          <w:color w:val="1F1F1F"/>
        </w:rPr>
        <w:t xml:space="preserve"> The Virtue Foundation Ghana dataset (single-country scope) utilized during development is assumed to be structurally and contextually representative of the broader unstructured medical data the IDP Agent will encounter in scalable production.</w:t>
      </w:r>
    </w:p>
    <w:p w14:paraId="4CFB62AF" w14:textId="77777777" w:rsidR="00E16BC1" w:rsidRPr="00E16BC1" w:rsidRDefault="00E16BC1" w:rsidP="00E16BC1">
      <w:pPr>
        <w:spacing w:after="160" w:line="276" w:lineRule="auto"/>
        <w:rPr>
          <w:color w:val="1F1F1F"/>
        </w:rPr>
      </w:pPr>
      <w:r w:rsidRPr="00E16BC1">
        <w:rPr>
          <w:b/>
          <w:bCs/>
          <w:color w:val="1F1F1F"/>
        </w:rPr>
        <w:t>Why this reads like a top MNC document:</w:t>
      </w:r>
    </w:p>
    <w:p w14:paraId="63059FA0" w14:textId="77777777" w:rsidR="00E16BC1" w:rsidRPr="00E16BC1" w:rsidRDefault="00E16BC1">
      <w:pPr>
        <w:numPr>
          <w:ilvl w:val="0"/>
          <w:numId w:val="27"/>
        </w:numPr>
        <w:spacing w:after="160" w:line="276" w:lineRule="auto"/>
        <w:rPr>
          <w:color w:val="1F1F1F"/>
        </w:rPr>
      </w:pPr>
      <w:r w:rsidRPr="00E16BC1">
        <w:rPr>
          <w:b/>
          <w:bCs/>
          <w:color w:val="1F1F1F"/>
        </w:rPr>
        <w:lastRenderedPageBreak/>
        <w:t>Clear Taxonomy:</w:t>
      </w:r>
      <w:r w:rsidRPr="00E16BC1">
        <w:rPr>
          <w:color w:val="1F1F1F"/>
        </w:rPr>
        <w:t xml:space="preserve"> Separating "External Services," "Compute," and "Data Quality" allows different teams (DevOps, Data Science, Backend) to instantly find the dependencies relevant to their work.</w:t>
      </w:r>
    </w:p>
    <w:p w14:paraId="69C9A4F9" w14:textId="77777777" w:rsidR="00E16BC1" w:rsidRPr="00E16BC1" w:rsidRDefault="00E16BC1">
      <w:pPr>
        <w:numPr>
          <w:ilvl w:val="0"/>
          <w:numId w:val="27"/>
        </w:numPr>
        <w:spacing w:after="160" w:line="276" w:lineRule="auto"/>
        <w:rPr>
          <w:color w:val="1F1F1F"/>
        </w:rPr>
      </w:pPr>
      <w:r w:rsidRPr="00E16BC1">
        <w:rPr>
          <w:b/>
          <w:bCs/>
          <w:color w:val="1F1F1F"/>
        </w:rPr>
        <w:t>Enterprise Terminology:</w:t>
      </w:r>
      <w:r w:rsidRPr="00E16BC1">
        <w:rPr>
          <w:color w:val="1F1F1F"/>
        </w:rPr>
        <w:t xml:space="preserve"> Words like "API contracts," "telemetry," "memory exhaustion," and "optical clarity" elevate the tone from a student project to a professional engineering blueprint.</w:t>
      </w:r>
    </w:p>
    <w:p w14:paraId="77CADB37" w14:textId="77777777" w:rsidR="00E16BC1" w:rsidRPr="00E16BC1" w:rsidRDefault="00E16BC1">
      <w:pPr>
        <w:numPr>
          <w:ilvl w:val="0"/>
          <w:numId w:val="27"/>
        </w:numPr>
        <w:spacing w:after="160" w:line="276" w:lineRule="auto"/>
        <w:rPr>
          <w:color w:val="1F1F1F"/>
        </w:rPr>
      </w:pPr>
      <w:r w:rsidRPr="00E16BC1">
        <w:rPr>
          <w:b/>
          <w:bCs/>
          <w:color w:val="1F1F1F"/>
        </w:rPr>
        <w:t>Risk Context:</w:t>
      </w:r>
      <w:r w:rsidRPr="00E16BC1">
        <w:rPr>
          <w:color w:val="1F1F1F"/>
        </w:rPr>
        <w:t xml:space="preserve"> The introductory sentence explicitly states </w:t>
      </w:r>
      <w:r w:rsidRPr="00E16BC1">
        <w:rPr>
          <w:i/>
          <w:iCs/>
          <w:color w:val="1F1F1F"/>
        </w:rPr>
        <w:t>why</w:t>
      </w:r>
      <w:r w:rsidRPr="00E16BC1">
        <w:rPr>
          <w:color w:val="1F1F1F"/>
        </w:rPr>
        <w:t xml:space="preserve"> these matter ("Any deviation in these factors may impact system availability..."), which is a hallmark of risk-aware enterprise documentation.</w:t>
      </w:r>
    </w:p>
    <w:p w14:paraId="574BC178" w14:textId="77777777" w:rsidR="00184458" w:rsidRDefault="00000000">
      <w:pPr>
        <w:spacing w:line="276" w:lineRule="auto"/>
        <w:rPr>
          <w:color w:val="1F1F1F"/>
        </w:rPr>
      </w:pPr>
      <w:r>
        <w:pict w14:anchorId="11D29984">
          <v:rect id="_x0000_i1037" style="width:0;height:1.5pt" o:hralign="center" o:hrstd="t" o:hr="t" fillcolor="#a0a0a0" stroked="f"/>
        </w:pict>
      </w:r>
    </w:p>
    <w:p w14:paraId="104A0C36" w14:textId="77777777" w:rsidR="00184458" w:rsidRDefault="00184458">
      <w:pPr>
        <w:spacing w:line="276" w:lineRule="auto"/>
        <w:rPr>
          <w:color w:val="1F1F1F"/>
        </w:rPr>
      </w:pPr>
    </w:p>
    <w:p w14:paraId="03C33183" w14:textId="77777777" w:rsidR="00184458" w:rsidRDefault="00000000">
      <w:pPr>
        <w:spacing w:line="276" w:lineRule="auto"/>
        <w:rPr>
          <w:rFonts w:ascii="Google Sans" w:eastAsia="Google Sans" w:hAnsi="Google Sans" w:cs="Google Sans"/>
          <w:color w:val="1F1F1F"/>
          <w:sz w:val="26"/>
          <w:szCs w:val="26"/>
        </w:rPr>
      </w:pPr>
      <w:r>
        <w:rPr>
          <w:rFonts w:ascii="Google Sans" w:eastAsia="Google Sans" w:hAnsi="Google Sans" w:cs="Google Sans"/>
          <w:color w:val="1F1F1F"/>
          <w:sz w:val="26"/>
          <w:szCs w:val="26"/>
        </w:rPr>
        <w:t>3 Specific Requirements:</w:t>
      </w:r>
    </w:p>
    <w:p w14:paraId="724F2369" w14:textId="77777777" w:rsidR="00184458" w:rsidRDefault="00184458">
      <w:pPr>
        <w:spacing w:after="160" w:line="276" w:lineRule="auto"/>
        <w:rPr>
          <w:b/>
          <w:bCs/>
          <w:color w:val="1F1F1F"/>
        </w:rPr>
      </w:pPr>
    </w:p>
    <w:p w14:paraId="610E7585" w14:textId="77777777" w:rsidR="00184458" w:rsidRDefault="00000000">
      <w:pPr>
        <w:spacing w:after="160" w:line="276" w:lineRule="auto"/>
        <w:rPr>
          <w:b/>
          <w:bCs/>
          <w:color w:val="1F1F1F"/>
        </w:rPr>
      </w:pPr>
      <w:r>
        <w:rPr>
          <w:b/>
          <w:bCs/>
          <w:color w:val="1F1F1F"/>
        </w:rPr>
        <w:t>3.1 Functional Requirements:</w:t>
      </w:r>
    </w:p>
    <w:p w14:paraId="02BF4B42" w14:textId="77777777" w:rsidR="00184458" w:rsidRDefault="00000000">
      <w:pPr>
        <w:spacing w:after="160" w:line="276" w:lineRule="auto"/>
        <w:rPr>
          <w:color w:val="1F1F1F"/>
        </w:rPr>
      </w:pPr>
      <w:r>
        <w:rPr>
          <w:color w:val="1F1F1F"/>
        </w:rPr>
        <w:t>We describe the functional requirements by giving various use cases.</w:t>
      </w:r>
    </w:p>
    <w:p w14:paraId="41CBDA43" w14:textId="77777777" w:rsidR="005E5D20" w:rsidRPr="005E5D20" w:rsidRDefault="005E5D20" w:rsidP="005E5D20">
      <w:pPr>
        <w:spacing w:after="160" w:line="276" w:lineRule="auto"/>
        <w:rPr>
          <w:b/>
          <w:bCs/>
          <w:color w:val="1F1F1F"/>
        </w:rPr>
      </w:pPr>
      <w:r w:rsidRPr="005E5D20">
        <w:rPr>
          <w:b/>
          <w:bCs/>
          <w:color w:val="1F1F1F"/>
        </w:rPr>
        <w:t>UC-01: Secure Upload and Automated Parsing of Medical Documents</w:t>
      </w:r>
    </w:p>
    <w:p w14:paraId="44810266" w14:textId="77777777" w:rsidR="005E5D20" w:rsidRPr="005E5D20" w:rsidRDefault="005E5D20" w:rsidP="005E5D20">
      <w:pPr>
        <w:spacing w:after="160" w:line="276" w:lineRule="auto"/>
        <w:rPr>
          <w:b/>
          <w:bCs/>
          <w:color w:val="1F1F1F"/>
        </w:rPr>
      </w:pPr>
      <w:r w:rsidRPr="005E5D20">
        <w:rPr>
          <w:b/>
          <w:bCs/>
          <w:color w:val="1F1F1F"/>
        </w:rPr>
        <w:t xml:space="preserve">Description: </w:t>
      </w:r>
      <w:r w:rsidRPr="005E5D20">
        <w:rPr>
          <w:color w:val="1F1F1F"/>
        </w:rPr>
        <w:t>Defines the workflow for a patient to securely upload a medical PDF, triggering automated cloud persistence and backend text extraction for downstream AI diagnostic processing.</w:t>
      </w:r>
    </w:p>
    <w:p w14:paraId="2445D687" w14:textId="77777777" w:rsidR="005E5D20" w:rsidRPr="005E5D20" w:rsidRDefault="005E5D20" w:rsidP="005E5D20">
      <w:pPr>
        <w:spacing w:after="160" w:line="276" w:lineRule="auto"/>
        <w:rPr>
          <w:b/>
          <w:bCs/>
          <w:color w:val="1F1F1F"/>
        </w:rPr>
      </w:pPr>
      <w:r w:rsidRPr="005E5D20">
        <w:rPr>
          <w:b/>
          <w:bCs/>
          <w:color w:val="1F1F1F"/>
        </w:rPr>
        <w:t>Primary Actor: Patient (End-User)</w:t>
      </w:r>
    </w:p>
    <w:p w14:paraId="2643B9DC" w14:textId="77777777" w:rsidR="005E5D20" w:rsidRPr="005E5D20" w:rsidRDefault="005E5D20" w:rsidP="005E5D20">
      <w:pPr>
        <w:spacing w:after="160" w:line="276" w:lineRule="auto"/>
        <w:rPr>
          <w:color w:val="1F1F1F"/>
        </w:rPr>
      </w:pPr>
      <w:r w:rsidRPr="005E5D20">
        <w:rPr>
          <w:b/>
          <w:bCs/>
          <w:color w:val="1F1F1F"/>
        </w:rPr>
        <w:t xml:space="preserve">Secondary Actors: </w:t>
      </w:r>
      <w:proofErr w:type="spellStart"/>
      <w:r w:rsidRPr="005E5D20">
        <w:rPr>
          <w:color w:val="1F1F1F"/>
        </w:rPr>
        <w:t>Supabase</w:t>
      </w:r>
      <w:proofErr w:type="spellEnd"/>
      <w:r w:rsidRPr="005E5D20">
        <w:rPr>
          <w:color w:val="1F1F1F"/>
        </w:rPr>
        <w:t xml:space="preserve"> Cloud Storage, </w:t>
      </w:r>
      <w:proofErr w:type="spellStart"/>
      <w:r w:rsidRPr="005E5D20">
        <w:rPr>
          <w:color w:val="1F1F1F"/>
        </w:rPr>
        <w:t>Supabase</w:t>
      </w:r>
      <w:proofErr w:type="spellEnd"/>
      <w:r w:rsidRPr="005E5D20">
        <w:rPr>
          <w:color w:val="1F1F1F"/>
        </w:rPr>
        <w:t xml:space="preserve"> Database, PyPDF2 Extraction Service</w:t>
      </w:r>
    </w:p>
    <w:p w14:paraId="0F3DE4F9" w14:textId="77777777" w:rsidR="005E5D20" w:rsidRPr="005E5D20" w:rsidRDefault="005E5D20" w:rsidP="005E5D20">
      <w:pPr>
        <w:spacing w:after="160" w:line="276" w:lineRule="auto"/>
        <w:rPr>
          <w:color w:val="1F1F1F"/>
        </w:rPr>
      </w:pPr>
      <w:r w:rsidRPr="005E5D20">
        <w:rPr>
          <w:b/>
          <w:bCs/>
          <w:color w:val="1F1F1F"/>
        </w:rPr>
        <w:t xml:space="preserve">Trigger: </w:t>
      </w:r>
      <w:r w:rsidRPr="005E5D20">
        <w:rPr>
          <w:color w:val="1F1F1F"/>
        </w:rPr>
        <w:t>The Patient initiates a document upload action from within the Safe Document Vault UI.</w:t>
      </w:r>
    </w:p>
    <w:p w14:paraId="5485D2D6" w14:textId="77777777" w:rsidR="005E5D20" w:rsidRPr="005E5D20" w:rsidRDefault="005E5D20" w:rsidP="005E5D20">
      <w:pPr>
        <w:spacing w:after="160" w:line="276" w:lineRule="auto"/>
        <w:rPr>
          <w:b/>
          <w:bCs/>
          <w:color w:val="1F1F1F"/>
        </w:rPr>
      </w:pPr>
      <w:r w:rsidRPr="005E5D20">
        <w:rPr>
          <w:b/>
          <w:bCs/>
          <w:color w:val="1F1F1F"/>
        </w:rPr>
        <w:t>Preconditions:</w:t>
      </w:r>
    </w:p>
    <w:p w14:paraId="2CF6464B" w14:textId="77777777" w:rsidR="005E5D20" w:rsidRPr="005E5D20" w:rsidRDefault="005E5D20">
      <w:pPr>
        <w:numPr>
          <w:ilvl w:val="0"/>
          <w:numId w:val="28"/>
        </w:numPr>
        <w:spacing w:after="160" w:line="276" w:lineRule="auto"/>
        <w:rPr>
          <w:color w:val="1F1F1F"/>
        </w:rPr>
      </w:pPr>
      <w:r w:rsidRPr="005E5D20">
        <w:rPr>
          <w:color w:val="1F1F1F"/>
        </w:rPr>
        <w:t>The Patient is successfully authenticated, possesses an active session token, and passes RBAC validation.</w:t>
      </w:r>
    </w:p>
    <w:p w14:paraId="7EF369F5" w14:textId="77777777" w:rsidR="005E5D20" w:rsidRPr="005E5D20" w:rsidRDefault="005E5D20">
      <w:pPr>
        <w:numPr>
          <w:ilvl w:val="0"/>
          <w:numId w:val="28"/>
        </w:numPr>
        <w:spacing w:after="160" w:line="276" w:lineRule="auto"/>
        <w:rPr>
          <w:color w:val="1F1F1F"/>
        </w:rPr>
      </w:pPr>
      <w:r w:rsidRPr="005E5D20">
        <w:rPr>
          <w:color w:val="1F1F1F"/>
        </w:rPr>
        <w:t>The client application has established a secure, encrypted connection (HTTPS/TLS) to the backend API.</w:t>
      </w:r>
    </w:p>
    <w:p w14:paraId="5B34DD7B" w14:textId="77777777" w:rsidR="005E5D20" w:rsidRPr="005E5D20" w:rsidRDefault="005E5D20" w:rsidP="005E5D20">
      <w:pPr>
        <w:spacing w:after="160" w:line="276" w:lineRule="auto"/>
        <w:rPr>
          <w:b/>
          <w:bCs/>
          <w:color w:val="1F1F1F"/>
        </w:rPr>
      </w:pPr>
      <w:r w:rsidRPr="005E5D20">
        <w:rPr>
          <w:b/>
          <w:bCs/>
          <w:color w:val="1F1F1F"/>
        </w:rPr>
        <w:t>Postconditions (Success State):</w:t>
      </w:r>
    </w:p>
    <w:p w14:paraId="16218CBB" w14:textId="77777777" w:rsidR="005E5D20" w:rsidRPr="005E5D20" w:rsidRDefault="005E5D20">
      <w:pPr>
        <w:numPr>
          <w:ilvl w:val="0"/>
          <w:numId w:val="29"/>
        </w:numPr>
        <w:spacing w:after="160" w:line="276" w:lineRule="auto"/>
        <w:rPr>
          <w:color w:val="1F1F1F"/>
        </w:rPr>
      </w:pPr>
      <w:r w:rsidRPr="005E5D20">
        <w:rPr>
          <w:color w:val="1F1F1F"/>
        </w:rPr>
        <w:t xml:space="preserve">The PDF payload is encrypted and persisted in the </w:t>
      </w:r>
      <w:proofErr w:type="spellStart"/>
      <w:r w:rsidRPr="005E5D20">
        <w:rPr>
          <w:color w:val="1F1F1F"/>
        </w:rPr>
        <w:t>Supabase</w:t>
      </w:r>
      <w:proofErr w:type="spellEnd"/>
      <w:r w:rsidRPr="005E5D20">
        <w:rPr>
          <w:color w:val="1F1F1F"/>
        </w:rPr>
        <w:t xml:space="preserve"> storage bucket.</w:t>
      </w:r>
    </w:p>
    <w:p w14:paraId="20209BA1" w14:textId="77777777" w:rsidR="005E5D20" w:rsidRPr="005E5D20" w:rsidRDefault="005E5D20">
      <w:pPr>
        <w:numPr>
          <w:ilvl w:val="0"/>
          <w:numId w:val="29"/>
        </w:numPr>
        <w:spacing w:after="160" w:line="276" w:lineRule="auto"/>
        <w:rPr>
          <w:color w:val="1F1F1F"/>
        </w:rPr>
      </w:pPr>
      <w:r w:rsidRPr="005E5D20">
        <w:rPr>
          <w:color w:val="1F1F1F"/>
        </w:rPr>
        <w:t>Extracted text and file metadata are committed to the Patient’s isolated database record.</w:t>
      </w:r>
    </w:p>
    <w:p w14:paraId="1DFF4416" w14:textId="77777777" w:rsidR="005E5D20" w:rsidRPr="005E5D20" w:rsidRDefault="005E5D20">
      <w:pPr>
        <w:numPr>
          <w:ilvl w:val="0"/>
          <w:numId w:val="29"/>
        </w:numPr>
        <w:spacing w:after="160" w:line="276" w:lineRule="auto"/>
        <w:rPr>
          <w:color w:val="1F1F1F"/>
        </w:rPr>
      </w:pPr>
      <w:r w:rsidRPr="005E5D20">
        <w:rPr>
          <w:color w:val="1F1F1F"/>
        </w:rPr>
        <w:t>The frontend UI accurately reflects the updated vault state.</w:t>
      </w:r>
    </w:p>
    <w:p w14:paraId="64E3B63D" w14:textId="77777777" w:rsidR="005E5D20" w:rsidRPr="005E5D20" w:rsidRDefault="005E5D20" w:rsidP="005E5D20">
      <w:pPr>
        <w:spacing w:after="160" w:line="276" w:lineRule="auto"/>
        <w:rPr>
          <w:b/>
          <w:bCs/>
          <w:color w:val="1F1F1F"/>
        </w:rPr>
      </w:pPr>
      <w:r w:rsidRPr="005E5D20">
        <w:rPr>
          <w:b/>
          <w:bCs/>
          <w:color w:val="1F1F1F"/>
        </w:rPr>
        <w:t>Postconditions (Failure State):</w:t>
      </w:r>
    </w:p>
    <w:p w14:paraId="0ED32F7C" w14:textId="77777777" w:rsidR="005E5D20" w:rsidRPr="005E5D20" w:rsidRDefault="005E5D20">
      <w:pPr>
        <w:numPr>
          <w:ilvl w:val="0"/>
          <w:numId w:val="30"/>
        </w:numPr>
        <w:spacing w:after="160" w:line="276" w:lineRule="auto"/>
        <w:rPr>
          <w:color w:val="1F1F1F"/>
        </w:rPr>
      </w:pPr>
      <w:r w:rsidRPr="005E5D20">
        <w:rPr>
          <w:color w:val="1F1F1F"/>
        </w:rPr>
        <w:lastRenderedPageBreak/>
        <w:t>The system state remains unchanged. No orphaned files or partial database records are committed.</w:t>
      </w:r>
    </w:p>
    <w:p w14:paraId="56D15C0C" w14:textId="77777777" w:rsidR="005E5D20" w:rsidRPr="005E5D20" w:rsidRDefault="005E5D20">
      <w:pPr>
        <w:numPr>
          <w:ilvl w:val="0"/>
          <w:numId w:val="30"/>
        </w:numPr>
        <w:spacing w:after="160" w:line="276" w:lineRule="auto"/>
        <w:rPr>
          <w:color w:val="1F1F1F"/>
        </w:rPr>
      </w:pPr>
      <w:r w:rsidRPr="005E5D20">
        <w:rPr>
          <w:color w:val="1F1F1F"/>
        </w:rPr>
        <w:t>The Patient receives an actionable error notification.</w:t>
      </w:r>
    </w:p>
    <w:p w14:paraId="38C51472" w14:textId="77777777" w:rsidR="005E5D20" w:rsidRPr="005E5D20" w:rsidRDefault="005E5D20" w:rsidP="005E5D20">
      <w:pPr>
        <w:spacing w:after="160" w:line="276" w:lineRule="auto"/>
        <w:rPr>
          <w:b/>
          <w:bCs/>
          <w:color w:val="1F1F1F"/>
        </w:rPr>
      </w:pPr>
      <w:r w:rsidRPr="005E5D20">
        <w:rPr>
          <w:b/>
          <w:bCs/>
          <w:color w:val="1F1F1F"/>
        </w:rPr>
        <w:t>Primary Success Scenario (Normal Flow):</w:t>
      </w:r>
    </w:p>
    <w:p w14:paraId="7BAE3C51" w14:textId="77777777" w:rsidR="005E5D20" w:rsidRPr="005E5D20" w:rsidRDefault="005E5D20">
      <w:pPr>
        <w:numPr>
          <w:ilvl w:val="0"/>
          <w:numId w:val="31"/>
        </w:numPr>
        <w:spacing w:after="160" w:line="276" w:lineRule="auto"/>
        <w:rPr>
          <w:color w:val="1F1F1F"/>
        </w:rPr>
      </w:pPr>
      <w:r w:rsidRPr="005E5D20">
        <w:rPr>
          <w:color w:val="1F1F1F"/>
        </w:rPr>
        <w:t>Patient navigates to the "Safe Document Vault" interface within the client portal.</w:t>
      </w:r>
    </w:p>
    <w:p w14:paraId="664CE6A2" w14:textId="77777777" w:rsidR="005E5D20" w:rsidRPr="005E5D20" w:rsidRDefault="005E5D20">
      <w:pPr>
        <w:numPr>
          <w:ilvl w:val="0"/>
          <w:numId w:val="31"/>
        </w:numPr>
        <w:spacing w:after="160" w:line="276" w:lineRule="auto"/>
        <w:rPr>
          <w:color w:val="1F1F1F"/>
        </w:rPr>
      </w:pPr>
      <w:r w:rsidRPr="005E5D20">
        <w:rPr>
          <w:color w:val="1F1F1F"/>
        </w:rPr>
        <w:t>Patient selects a local PDF medical document and submits the upload payload.</w:t>
      </w:r>
    </w:p>
    <w:p w14:paraId="2F38D4C1" w14:textId="77777777" w:rsidR="005E5D20" w:rsidRPr="005E5D20" w:rsidRDefault="005E5D20">
      <w:pPr>
        <w:numPr>
          <w:ilvl w:val="0"/>
          <w:numId w:val="31"/>
        </w:numPr>
        <w:spacing w:after="160" w:line="276" w:lineRule="auto"/>
        <w:rPr>
          <w:color w:val="1F1F1F"/>
        </w:rPr>
      </w:pPr>
      <w:r w:rsidRPr="005E5D20">
        <w:rPr>
          <w:color w:val="1F1F1F"/>
        </w:rPr>
        <w:t>System performs edge validation on the payload, confirming the application/pdf MIME type and acceptable file size constraints.</w:t>
      </w:r>
    </w:p>
    <w:p w14:paraId="3246CC47" w14:textId="77777777" w:rsidR="005E5D20" w:rsidRPr="005E5D20" w:rsidRDefault="005E5D20">
      <w:pPr>
        <w:numPr>
          <w:ilvl w:val="0"/>
          <w:numId w:val="31"/>
        </w:numPr>
        <w:spacing w:after="160" w:line="276" w:lineRule="auto"/>
        <w:rPr>
          <w:color w:val="1F1F1F"/>
        </w:rPr>
      </w:pPr>
      <w:r w:rsidRPr="005E5D20">
        <w:rPr>
          <w:color w:val="1F1F1F"/>
        </w:rPr>
        <w:t xml:space="preserve">System securely transmits the encrypted file payload to the </w:t>
      </w:r>
      <w:proofErr w:type="spellStart"/>
      <w:r w:rsidRPr="005E5D20">
        <w:rPr>
          <w:color w:val="1F1F1F"/>
        </w:rPr>
        <w:t>Supabase</w:t>
      </w:r>
      <w:proofErr w:type="spellEnd"/>
      <w:r w:rsidRPr="005E5D20">
        <w:rPr>
          <w:color w:val="1F1F1F"/>
        </w:rPr>
        <w:t xml:space="preserve"> cloud storage infrastructure.</w:t>
      </w:r>
    </w:p>
    <w:p w14:paraId="6117834D" w14:textId="77777777" w:rsidR="005E5D20" w:rsidRPr="005E5D20" w:rsidRDefault="005E5D20">
      <w:pPr>
        <w:numPr>
          <w:ilvl w:val="0"/>
          <w:numId w:val="31"/>
        </w:numPr>
        <w:spacing w:after="160" w:line="276" w:lineRule="auto"/>
        <w:rPr>
          <w:color w:val="1F1F1F"/>
        </w:rPr>
      </w:pPr>
      <w:r w:rsidRPr="005E5D20">
        <w:rPr>
          <w:color w:val="1F1F1F"/>
        </w:rPr>
        <w:t>System invokes the PyPDF2 backend service to asynchronously extract raw text from the persisted document.</w:t>
      </w:r>
    </w:p>
    <w:p w14:paraId="5E151410" w14:textId="77777777" w:rsidR="005E5D20" w:rsidRPr="005E5D20" w:rsidRDefault="005E5D20">
      <w:pPr>
        <w:numPr>
          <w:ilvl w:val="0"/>
          <w:numId w:val="31"/>
        </w:numPr>
        <w:spacing w:after="160" w:line="276" w:lineRule="auto"/>
        <w:rPr>
          <w:color w:val="1F1F1F"/>
        </w:rPr>
      </w:pPr>
      <w:r w:rsidRPr="005E5D20">
        <w:rPr>
          <w:color w:val="1F1F1F"/>
        </w:rPr>
        <w:t>System commits the document metadata (URI, timestamp) and the extracted text payload into the Patient's secure database record.</w:t>
      </w:r>
    </w:p>
    <w:p w14:paraId="69AF83A6" w14:textId="77777777" w:rsidR="005E5D20" w:rsidRPr="005E5D20" w:rsidRDefault="005E5D20">
      <w:pPr>
        <w:numPr>
          <w:ilvl w:val="0"/>
          <w:numId w:val="31"/>
        </w:numPr>
        <w:spacing w:after="160" w:line="276" w:lineRule="auto"/>
        <w:rPr>
          <w:color w:val="1F1F1F"/>
        </w:rPr>
      </w:pPr>
      <w:r w:rsidRPr="005E5D20">
        <w:rPr>
          <w:color w:val="1F1F1F"/>
        </w:rPr>
        <w:t>System returns a success confirmation (HTTP 200/201) to the client frontend.</w:t>
      </w:r>
    </w:p>
    <w:p w14:paraId="0D5A6F58" w14:textId="77777777" w:rsidR="005E5D20" w:rsidRPr="005E5D20" w:rsidRDefault="005E5D20">
      <w:pPr>
        <w:numPr>
          <w:ilvl w:val="0"/>
          <w:numId w:val="31"/>
        </w:numPr>
        <w:spacing w:after="160" w:line="276" w:lineRule="auto"/>
        <w:rPr>
          <w:color w:val="1F1F1F"/>
        </w:rPr>
      </w:pPr>
      <w:r w:rsidRPr="005E5D20">
        <w:rPr>
          <w:color w:val="1F1F1F"/>
        </w:rPr>
        <w:t>System dynamically updates the Vault UI to display the newly ingested document.</w:t>
      </w:r>
    </w:p>
    <w:p w14:paraId="616E35FE" w14:textId="77777777" w:rsidR="005E5D20" w:rsidRPr="005E5D20" w:rsidRDefault="005E5D20" w:rsidP="005E5D20">
      <w:pPr>
        <w:spacing w:after="160" w:line="276" w:lineRule="auto"/>
        <w:rPr>
          <w:b/>
          <w:bCs/>
          <w:color w:val="1F1F1F"/>
        </w:rPr>
      </w:pPr>
      <w:r w:rsidRPr="005E5D20">
        <w:rPr>
          <w:b/>
          <w:bCs/>
          <w:color w:val="1F1F1F"/>
        </w:rPr>
        <w:t>Exception &amp; Alternative Flows:</w:t>
      </w:r>
    </w:p>
    <w:p w14:paraId="5C1A45DC" w14:textId="77777777" w:rsidR="005E5D20" w:rsidRPr="005E5D20" w:rsidRDefault="005E5D20">
      <w:pPr>
        <w:numPr>
          <w:ilvl w:val="0"/>
          <w:numId w:val="32"/>
        </w:numPr>
        <w:spacing w:after="160" w:line="276" w:lineRule="auto"/>
        <w:rPr>
          <w:b/>
          <w:bCs/>
          <w:color w:val="1F1F1F"/>
        </w:rPr>
      </w:pPr>
      <w:r w:rsidRPr="005E5D20">
        <w:rPr>
          <w:b/>
          <w:bCs/>
          <w:color w:val="1F1F1F"/>
        </w:rPr>
        <w:t>3a. Invalid File Format or Corrupted Payload (Client/Edge Validation):</w:t>
      </w:r>
    </w:p>
    <w:p w14:paraId="76F6FB09" w14:textId="77777777" w:rsidR="005E5D20" w:rsidRPr="005E5D20" w:rsidRDefault="005E5D20">
      <w:pPr>
        <w:numPr>
          <w:ilvl w:val="1"/>
          <w:numId w:val="32"/>
        </w:numPr>
        <w:spacing w:after="160" w:line="276" w:lineRule="auto"/>
        <w:rPr>
          <w:color w:val="1F1F1F"/>
        </w:rPr>
      </w:pPr>
      <w:r w:rsidRPr="005E5D20">
        <w:rPr>
          <w:color w:val="1F1F1F"/>
        </w:rPr>
        <w:t>System detects an invalid MIME type, unauthorized file extension, or corrupted file signature.</w:t>
      </w:r>
    </w:p>
    <w:p w14:paraId="7C097A9B" w14:textId="77777777" w:rsidR="005E5D20" w:rsidRPr="005E5D20" w:rsidRDefault="005E5D20">
      <w:pPr>
        <w:numPr>
          <w:ilvl w:val="1"/>
          <w:numId w:val="32"/>
        </w:numPr>
        <w:spacing w:after="160" w:line="276" w:lineRule="auto"/>
        <w:rPr>
          <w:color w:val="1F1F1F"/>
        </w:rPr>
      </w:pPr>
      <w:r w:rsidRPr="005E5D20">
        <w:rPr>
          <w:color w:val="1F1F1F"/>
        </w:rPr>
        <w:t>System aborts the network transfer before transmission.</w:t>
      </w:r>
    </w:p>
    <w:p w14:paraId="12B193B5" w14:textId="77777777" w:rsidR="005E5D20" w:rsidRPr="005E5D20" w:rsidRDefault="005E5D20">
      <w:pPr>
        <w:numPr>
          <w:ilvl w:val="1"/>
          <w:numId w:val="32"/>
        </w:numPr>
        <w:spacing w:after="160" w:line="276" w:lineRule="auto"/>
        <w:rPr>
          <w:color w:val="1F1F1F"/>
        </w:rPr>
      </w:pPr>
      <w:r w:rsidRPr="005E5D20">
        <w:rPr>
          <w:color w:val="1F1F1F"/>
        </w:rPr>
        <w:t xml:space="preserve">System surfaces an actionable error message to the Patient UI (e.g., </w:t>
      </w:r>
      <w:r w:rsidRPr="005E5D20">
        <w:rPr>
          <w:i/>
          <w:iCs/>
          <w:color w:val="1F1F1F"/>
        </w:rPr>
        <w:t>"Invalid file format. Please upload a valid PDF."</w:t>
      </w:r>
      <w:r w:rsidRPr="005E5D20">
        <w:rPr>
          <w:color w:val="1F1F1F"/>
        </w:rPr>
        <w:t>).</w:t>
      </w:r>
    </w:p>
    <w:p w14:paraId="417C42EC" w14:textId="77777777" w:rsidR="005E5D20" w:rsidRPr="005E5D20" w:rsidRDefault="005E5D20">
      <w:pPr>
        <w:numPr>
          <w:ilvl w:val="1"/>
          <w:numId w:val="32"/>
        </w:numPr>
        <w:spacing w:after="160" w:line="276" w:lineRule="auto"/>
        <w:rPr>
          <w:color w:val="1F1F1F"/>
        </w:rPr>
      </w:pPr>
      <w:r w:rsidRPr="005E5D20">
        <w:rPr>
          <w:color w:val="1F1F1F"/>
        </w:rPr>
        <w:t>Use case terminates.</w:t>
      </w:r>
    </w:p>
    <w:p w14:paraId="57202C1A" w14:textId="77777777" w:rsidR="005E5D20" w:rsidRPr="005E5D20" w:rsidRDefault="005E5D20">
      <w:pPr>
        <w:numPr>
          <w:ilvl w:val="0"/>
          <w:numId w:val="32"/>
        </w:numPr>
        <w:spacing w:after="160" w:line="276" w:lineRule="auto"/>
        <w:rPr>
          <w:b/>
          <w:bCs/>
          <w:color w:val="1F1F1F"/>
        </w:rPr>
      </w:pPr>
      <w:r w:rsidRPr="005E5D20">
        <w:rPr>
          <w:b/>
          <w:bCs/>
          <w:color w:val="1F1F1F"/>
        </w:rPr>
        <w:t>4a. Cloud Storage or Backend Database Unavailability:</w:t>
      </w:r>
    </w:p>
    <w:p w14:paraId="0848CF85" w14:textId="77777777" w:rsidR="005E5D20" w:rsidRPr="005E5D20" w:rsidRDefault="005E5D20">
      <w:pPr>
        <w:numPr>
          <w:ilvl w:val="1"/>
          <w:numId w:val="33"/>
        </w:numPr>
        <w:spacing w:after="160" w:line="276" w:lineRule="auto"/>
        <w:rPr>
          <w:color w:val="1F1F1F"/>
        </w:rPr>
      </w:pPr>
      <w:r w:rsidRPr="005E5D20">
        <w:rPr>
          <w:color w:val="1F1F1F"/>
        </w:rPr>
        <w:t xml:space="preserve">System detects a connection timeout or a 5xx HTTP error from the </w:t>
      </w:r>
      <w:proofErr w:type="spellStart"/>
      <w:r w:rsidRPr="005E5D20">
        <w:rPr>
          <w:color w:val="1F1F1F"/>
        </w:rPr>
        <w:t>Supabase</w:t>
      </w:r>
      <w:proofErr w:type="spellEnd"/>
      <w:r w:rsidRPr="005E5D20">
        <w:rPr>
          <w:color w:val="1F1F1F"/>
        </w:rPr>
        <w:t xml:space="preserve"> infrastructure.</w:t>
      </w:r>
    </w:p>
    <w:p w14:paraId="6C4DCE45" w14:textId="77777777" w:rsidR="005E5D20" w:rsidRPr="005E5D20" w:rsidRDefault="005E5D20">
      <w:pPr>
        <w:numPr>
          <w:ilvl w:val="1"/>
          <w:numId w:val="33"/>
        </w:numPr>
        <w:spacing w:after="160" w:line="276" w:lineRule="auto"/>
        <w:rPr>
          <w:color w:val="1F1F1F"/>
        </w:rPr>
      </w:pPr>
      <w:r w:rsidRPr="005E5D20">
        <w:rPr>
          <w:color w:val="1F1F1F"/>
        </w:rPr>
        <w:t>System aborts the transaction to prevent partial data committal.</w:t>
      </w:r>
    </w:p>
    <w:p w14:paraId="7FEF2CAA" w14:textId="77777777" w:rsidR="005E5D20" w:rsidRPr="005E5D20" w:rsidRDefault="005E5D20">
      <w:pPr>
        <w:numPr>
          <w:ilvl w:val="1"/>
          <w:numId w:val="33"/>
        </w:numPr>
        <w:spacing w:after="160" w:line="276" w:lineRule="auto"/>
        <w:rPr>
          <w:color w:val="1F1F1F"/>
        </w:rPr>
      </w:pPr>
      <w:r w:rsidRPr="005E5D20">
        <w:rPr>
          <w:color w:val="1F1F1F"/>
        </w:rPr>
        <w:t>System logs the network failure to the administrative telemetry service.</w:t>
      </w:r>
    </w:p>
    <w:p w14:paraId="159182DA" w14:textId="77777777" w:rsidR="005E5D20" w:rsidRPr="005E5D20" w:rsidRDefault="005E5D20">
      <w:pPr>
        <w:numPr>
          <w:ilvl w:val="1"/>
          <w:numId w:val="33"/>
        </w:numPr>
        <w:spacing w:after="160" w:line="276" w:lineRule="auto"/>
        <w:rPr>
          <w:color w:val="1F1F1F"/>
        </w:rPr>
      </w:pPr>
      <w:r w:rsidRPr="005E5D20">
        <w:rPr>
          <w:color w:val="1F1F1F"/>
        </w:rPr>
        <w:t>System alerts the Patient of a temporary service degradation and prompts a retry.</w:t>
      </w:r>
    </w:p>
    <w:p w14:paraId="0A5599E0" w14:textId="77777777" w:rsidR="005E5D20" w:rsidRPr="005E5D20" w:rsidRDefault="005E5D20">
      <w:pPr>
        <w:numPr>
          <w:ilvl w:val="1"/>
          <w:numId w:val="33"/>
        </w:numPr>
        <w:spacing w:after="160" w:line="276" w:lineRule="auto"/>
        <w:rPr>
          <w:color w:val="1F1F1F"/>
        </w:rPr>
      </w:pPr>
      <w:r w:rsidRPr="005E5D20">
        <w:rPr>
          <w:color w:val="1F1F1F"/>
        </w:rPr>
        <w:t>Use case terminates.</w:t>
      </w:r>
    </w:p>
    <w:p w14:paraId="43B17509" w14:textId="77777777" w:rsidR="0065178E" w:rsidRPr="0065178E" w:rsidRDefault="0065178E" w:rsidP="0065178E">
      <w:pPr>
        <w:spacing w:after="360" w:line="276" w:lineRule="auto"/>
        <w:rPr>
          <w:b/>
          <w:bCs/>
          <w:color w:val="1F1F1F"/>
        </w:rPr>
      </w:pPr>
      <w:r w:rsidRPr="0065178E">
        <w:rPr>
          <w:b/>
          <w:bCs/>
          <w:color w:val="1F1F1F"/>
        </w:rPr>
        <w:lastRenderedPageBreak/>
        <w:t>UC-02: AI-Assisted Ophthalmic Diagnostic Report Generation</w:t>
      </w:r>
    </w:p>
    <w:p w14:paraId="09E3BF20" w14:textId="77777777" w:rsidR="0065178E" w:rsidRPr="0065178E" w:rsidRDefault="0065178E" w:rsidP="0065178E">
      <w:pPr>
        <w:spacing w:after="360" w:line="276" w:lineRule="auto"/>
        <w:rPr>
          <w:color w:val="1F1F1F"/>
        </w:rPr>
      </w:pPr>
      <w:r w:rsidRPr="0065178E">
        <w:rPr>
          <w:b/>
          <w:bCs/>
          <w:color w:val="1F1F1F"/>
        </w:rPr>
        <w:t>Description:</w:t>
      </w:r>
      <w:r w:rsidRPr="0065178E">
        <w:rPr>
          <w:color w:val="1F1F1F"/>
        </w:rPr>
        <w:t xml:space="preserve"> Defines the synchronous pipeline for ingesting biometric imagery (OCT, CFP, Slit-Lamp), executing localized computer vision inference, and synthesizing a readable diagnostic report via a Large Language Model (LLM).</w:t>
      </w:r>
    </w:p>
    <w:p w14:paraId="0127F4D6" w14:textId="77777777" w:rsidR="0065178E" w:rsidRPr="0065178E" w:rsidRDefault="0065178E" w:rsidP="0065178E">
      <w:pPr>
        <w:spacing w:after="360" w:line="276" w:lineRule="auto"/>
        <w:rPr>
          <w:color w:val="1F1F1F"/>
        </w:rPr>
      </w:pPr>
      <w:r w:rsidRPr="0065178E">
        <w:rPr>
          <w:b/>
          <w:bCs/>
          <w:color w:val="1F1F1F"/>
        </w:rPr>
        <w:t>Primary Actor:</w:t>
      </w:r>
      <w:r w:rsidRPr="0065178E">
        <w:rPr>
          <w:color w:val="1F1F1F"/>
        </w:rPr>
        <w:t xml:space="preserve"> Patient (End-User) or Clinical Administrator</w:t>
      </w:r>
    </w:p>
    <w:p w14:paraId="74E870C8" w14:textId="77777777" w:rsidR="0065178E" w:rsidRPr="0065178E" w:rsidRDefault="0065178E" w:rsidP="0065178E">
      <w:pPr>
        <w:spacing w:after="360" w:line="276" w:lineRule="auto"/>
        <w:rPr>
          <w:color w:val="1F1F1F"/>
        </w:rPr>
      </w:pPr>
      <w:r w:rsidRPr="0065178E">
        <w:rPr>
          <w:b/>
          <w:bCs/>
          <w:color w:val="1F1F1F"/>
        </w:rPr>
        <w:t>Secondary Actors:</w:t>
      </w:r>
      <w:r w:rsidRPr="0065178E">
        <w:rPr>
          <w:color w:val="1F1F1F"/>
        </w:rPr>
        <w:t xml:space="preserve"> Vision Inference Service (</w:t>
      </w:r>
      <w:proofErr w:type="spellStart"/>
      <w:r w:rsidRPr="0065178E">
        <w:rPr>
          <w:color w:val="1F1F1F"/>
        </w:rPr>
        <w:t>RETFound</w:t>
      </w:r>
      <w:proofErr w:type="spellEnd"/>
      <w:r w:rsidRPr="0065178E">
        <w:rPr>
          <w:color w:val="1F1F1F"/>
        </w:rPr>
        <w:t xml:space="preserve">-Green/ResNet-50), LLM Director, </w:t>
      </w:r>
      <w:proofErr w:type="spellStart"/>
      <w:r w:rsidRPr="0065178E">
        <w:rPr>
          <w:color w:val="1F1F1F"/>
        </w:rPr>
        <w:t>Supabase</w:t>
      </w:r>
      <w:proofErr w:type="spellEnd"/>
      <w:r w:rsidRPr="0065178E">
        <w:rPr>
          <w:color w:val="1F1F1F"/>
        </w:rPr>
        <w:t xml:space="preserve"> Database, Asynchronous Task Queue</w:t>
      </w:r>
    </w:p>
    <w:p w14:paraId="143BADF5" w14:textId="77777777" w:rsidR="0065178E" w:rsidRPr="0065178E" w:rsidRDefault="0065178E" w:rsidP="0065178E">
      <w:pPr>
        <w:spacing w:after="360" w:line="276" w:lineRule="auto"/>
        <w:rPr>
          <w:color w:val="1F1F1F"/>
        </w:rPr>
      </w:pPr>
      <w:r w:rsidRPr="0065178E">
        <w:rPr>
          <w:b/>
          <w:bCs/>
          <w:color w:val="1F1F1F"/>
        </w:rPr>
        <w:t>Trigger:</w:t>
      </w:r>
      <w:r w:rsidRPr="0065178E">
        <w:rPr>
          <w:color w:val="1F1F1F"/>
        </w:rPr>
        <w:t xml:space="preserve"> The Actor submits an ophthalmic image payload (with optional text-based symptoms) via the diagnostic UI.</w:t>
      </w:r>
    </w:p>
    <w:p w14:paraId="508D546A" w14:textId="77777777" w:rsidR="0065178E" w:rsidRPr="0065178E" w:rsidRDefault="0065178E" w:rsidP="0065178E">
      <w:pPr>
        <w:spacing w:after="360" w:line="276" w:lineRule="auto"/>
        <w:rPr>
          <w:color w:val="1F1F1F"/>
        </w:rPr>
      </w:pPr>
      <w:r w:rsidRPr="0065178E">
        <w:rPr>
          <w:b/>
          <w:bCs/>
          <w:color w:val="1F1F1F"/>
        </w:rPr>
        <w:t>Preconditions:</w:t>
      </w:r>
    </w:p>
    <w:p w14:paraId="58EC3A20" w14:textId="77777777" w:rsidR="0065178E" w:rsidRPr="0065178E" w:rsidRDefault="0065178E">
      <w:pPr>
        <w:numPr>
          <w:ilvl w:val="0"/>
          <w:numId w:val="34"/>
        </w:numPr>
        <w:spacing w:after="360" w:line="276" w:lineRule="auto"/>
        <w:rPr>
          <w:color w:val="1F1F1F"/>
        </w:rPr>
      </w:pPr>
      <w:r w:rsidRPr="0065178E">
        <w:rPr>
          <w:color w:val="1F1F1F"/>
        </w:rPr>
        <w:t>The Actor is authenticated with a valid session token.</w:t>
      </w:r>
    </w:p>
    <w:p w14:paraId="797ED2BC" w14:textId="77777777" w:rsidR="0065178E" w:rsidRPr="0065178E" w:rsidRDefault="0065178E">
      <w:pPr>
        <w:numPr>
          <w:ilvl w:val="0"/>
          <w:numId w:val="34"/>
        </w:numPr>
        <w:spacing w:after="360" w:line="276" w:lineRule="auto"/>
        <w:rPr>
          <w:color w:val="1F1F1F"/>
        </w:rPr>
      </w:pPr>
      <w:r w:rsidRPr="0065178E">
        <w:rPr>
          <w:color w:val="1F1F1F"/>
        </w:rPr>
        <w:t>The backend GPU infrastructure is healthy, and the localized vision models (</w:t>
      </w:r>
      <w:proofErr w:type="spellStart"/>
      <w:r w:rsidRPr="0065178E">
        <w:rPr>
          <w:color w:val="1F1F1F"/>
        </w:rPr>
        <w:t>RETFound</w:t>
      </w:r>
      <w:proofErr w:type="spellEnd"/>
      <w:r w:rsidRPr="0065178E">
        <w:rPr>
          <w:color w:val="1F1F1F"/>
        </w:rPr>
        <w:t>-Green, ResNet-50) are loaded into VRAM and available for inference.</w:t>
      </w:r>
    </w:p>
    <w:p w14:paraId="116772D5" w14:textId="77777777" w:rsidR="0065178E" w:rsidRPr="0065178E" w:rsidRDefault="0065178E" w:rsidP="0065178E">
      <w:pPr>
        <w:spacing w:after="360" w:line="276" w:lineRule="auto"/>
        <w:rPr>
          <w:color w:val="1F1F1F"/>
        </w:rPr>
      </w:pPr>
      <w:r w:rsidRPr="0065178E">
        <w:rPr>
          <w:b/>
          <w:bCs/>
          <w:color w:val="1F1F1F"/>
        </w:rPr>
        <w:t>Postconditions (Success State):</w:t>
      </w:r>
    </w:p>
    <w:p w14:paraId="48AD04A9" w14:textId="77777777" w:rsidR="0065178E" w:rsidRPr="0065178E" w:rsidRDefault="0065178E">
      <w:pPr>
        <w:numPr>
          <w:ilvl w:val="0"/>
          <w:numId w:val="35"/>
        </w:numPr>
        <w:spacing w:after="360" w:line="276" w:lineRule="auto"/>
        <w:rPr>
          <w:color w:val="1F1F1F"/>
        </w:rPr>
      </w:pPr>
      <w:r w:rsidRPr="0065178E">
        <w:rPr>
          <w:color w:val="1F1F1F"/>
        </w:rPr>
        <w:t>Raw diagnostic features are successfully extracted from the image.</w:t>
      </w:r>
    </w:p>
    <w:p w14:paraId="30989279" w14:textId="77777777" w:rsidR="0065178E" w:rsidRPr="0065178E" w:rsidRDefault="0065178E">
      <w:pPr>
        <w:numPr>
          <w:ilvl w:val="0"/>
          <w:numId w:val="35"/>
        </w:numPr>
        <w:spacing w:after="360" w:line="276" w:lineRule="auto"/>
        <w:rPr>
          <w:color w:val="1F1F1F"/>
        </w:rPr>
      </w:pPr>
      <w:r w:rsidRPr="0065178E">
        <w:rPr>
          <w:color w:val="1F1F1F"/>
        </w:rPr>
        <w:t>A structured, plain-language medical report is generated and persisted to the patient's secure database record.</w:t>
      </w:r>
    </w:p>
    <w:p w14:paraId="683805F2" w14:textId="77777777" w:rsidR="0065178E" w:rsidRPr="0065178E" w:rsidRDefault="0065178E">
      <w:pPr>
        <w:numPr>
          <w:ilvl w:val="0"/>
          <w:numId w:val="35"/>
        </w:numPr>
        <w:spacing w:after="360" w:line="276" w:lineRule="auto"/>
        <w:rPr>
          <w:color w:val="1F1F1F"/>
        </w:rPr>
      </w:pPr>
      <w:r w:rsidRPr="0065178E">
        <w:rPr>
          <w:color w:val="1F1F1F"/>
        </w:rPr>
        <w:t>The final report is rendered to the client UI within the defined latency SLA (&lt; 15 seconds).</w:t>
      </w:r>
    </w:p>
    <w:p w14:paraId="4848F486" w14:textId="77777777" w:rsidR="0065178E" w:rsidRPr="0065178E" w:rsidRDefault="0065178E" w:rsidP="0065178E">
      <w:pPr>
        <w:spacing w:after="360" w:line="276" w:lineRule="auto"/>
        <w:rPr>
          <w:color w:val="1F1F1F"/>
        </w:rPr>
      </w:pPr>
      <w:r w:rsidRPr="0065178E">
        <w:rPr>
          <w:b/>
          <w:bCs/>
          <w:color w:val="1F1F1F"/>
        </w:rPr>
        <w:t>Postconditions (Failure State):</w:t>
      </w:r>
    </w:p>
    <w:p w14:paraId="31D989D4" w14:textId="77777777" w:rsidR="0065178E" w:rsidRPr="0065178E" w:rsidRDefault="0065178E">
      <w:pPr>
        <w:numPr>
          <w:ilvl w:val="0"/>
          <w:numId w:val="36"/>
        </w:numPr>
        <w:spacing w:after="360" w:line="276" w:lineRule="auto"/>
        <w:rPr>
          <w:color w:val="1F1F1F"/>
        </w:rPr>
      </w:pPr>
      <w:r w:rsidRPr="0065178E">
        <w:rPr>
          <w:color w:val="1F1F1F"/>
        </w:rPr>
        <w:t>No partial or corrupted reports are saved to the database.</w:t>
      </w:r>
    </w:p>
    <w:p w14:paraId="018958FF" w14:textId="77777777" w:rsidR="0065178E" w:rsidRPr="0065178E" w:rsidRDefault="0065178E">
      <w:pPr>
        <w:numPr>
          <w:ilvl w:val="0"/>
          <w:numId w:val="36"/>
        </w:numPr>
        <w:spacing w:after="360" w:line="276" w:lineRule="auto"/>
        <w:rPr>
          <w:color w:val="1F1F1F"/>
        </w:rPr>
      </w:pPr>
      <w:r w:rsidRPr="0065178E">
        <w:rPr>
          <w:color w:val="1F1F1F"/>
        </w:rPr>
        <w:t>The Actor receives a specific, actionable error notification regarding image quality or processing delays.</w:t>
      </w:r>
    </w:p>
    <w:p w14:paraId="0D27CCFC" w14:textId="77777777" w:rsidR="0065178E" w:rsidRPr="0065178E" w:rsidRDefault="0065178E" w:rsidP="0065178E">
      <w:pPr>
        <w:spacing w:after="360" w:line="276" w:lineRule="auto"/>
        <w:rPr>
          <w:color w:val="1F1F1F"/>
        </w:rPr>
      </w:pPr>
      <w:r w:rsidRPr="0065178E">
        <w:rPr>
          <w:b/>
          <w:bCs/>
          <w:color w:val="1F1F1F"/>
        </w:rPr>
        <w:t>Primary Success Scenario (Normal Flow):</w:t>
      </w:r>
    </w:p>
    <w:p w14:paraId="4AEFA8AD" w14:textId="77777777" w:rsidR="0065178E" w:rsidRPr="0065178E" w:rsidRDefault="0065178E">
      <w:pPr>
        <w:numPr>
          <w:ilvl w:val="0"/>
          <w:numId w:val="37"/>
        </w:numPr>
        <w:spacing w:after="360" w:line="276" w:lineRule="auto"/>
        <w:rPr>
          <w:color w:val="1F1F1F"/>
        </w:rPr>
      </w:pPr>
      <w:r w:rsidRPr="0065178E">
        <w:rPr>
          <w:b/>
          <w:bCs/>
          <w:color w:val="1F1F1F"/>
        </w:rPr>
        <w:lastRenderedPageBreak/>
        <w:t>Actor</w:t>
      </w:r>
      <w:r w:rsidRPr="0065178E">
        <w:rPr>
          <w:color w:val="1F1F1F"/>
        </w:rPr>
        <w:t xml:space="preserve"> uploads an ophthalmic image and optionally inputs a text string detailing </w:t>
      </w:r>
      <w:proofErr w:type="gramStart"/>
      <w:r w:rsidRPr="0065178E">
        <w:rPr>
          <w:color w:val="1F1F1F"/>
        </w:rPr>
        <w:t>current symptoms</w:t>
      </w:r>
      <w:proofErr w:type="gramEnd"/>
      <w:r w:rsidRPr="0065178E">
        <w:rPr>
          <w:color w:val="1F1F1F"/>
        </w:rPr>
        <w:t>.</w:t>
      </w:r>
    </w:p>
    <w:p w14:paraId="6726E4FA" w14:textId="77777777" w:rsidR="0065178E" w:rsidRPr="0065178E" w:rsidRDefault="0065178E">
      <w:pPr>
        <w:numPr>
          <w:ilvl w:val="0"/>
          <w:numId w:val="37"/>
        </w:numPr>
        <w:spacing w:after="360" w:line="276" w:lineRule="auto"/>
        <w:rPr>
          <w:color w:val="1F1F1F"/>
        </w:rPr>
      </w:pPr>
      <w:r w:rsidRPr="0065178E">
        <w:rPr>
          <w:b/>
          <w:bCs/>
          <w:color w:val="1F1F1F"/>
        </w:rPr>
        <w:t>System</w:t>
      </w:r>
      <w:r w:rsidRPr="0065178E">
        <w:rPr>
          <w:color w:val="1F1F1F"/>
        </w:rPr>
        <w:t xml:space="preserve"> performs edge validation on the payload, verifying supported image formats and minimum resolution thresholds.</w:t>
      </w:r>
    </w:p>
    <w:p w14:paraId="5A2B312C" w14:textId="77777777" w:rsidR="0065178E" w:rsidRPr="0065178E" w:rsidRDefault="0065178E">
      <w:pPr>
        <w:numPr>
          <w:ilvl w:val="0"/>
          <w:numId w:val="37"/>
        </w:numPr>
        <w:spacing w:after="360" w:line="276" w:lineRule="auto"/>
        <w:rPr>
          <w:color w:val="1F1F1F"/>
        </w:rPr>
      </w:pPr>
      <w:r w:rsidRPr="0065178E">
        <w:rPr>
          <w:b/>
          <w:bCs/>
          <w:color w:val="1F1F1F"/>
        </w:rPr>
        <w:t>System</w:t>
      </w:r>
      <w:r w:rsidRPr="0065178E">
        <w:rPr>
          <w:color w:val="1F1F1F"/>
        </w:rPr>
        <w:t xml:space="preserve"> classifies the image type and routes the payload to the appropriate localized Vision Inference Service (e.g., </w:t>
      </w:r>
      <w:proofErr w:type="spellStart"/>
      <w:r w:rsidRPr="0065178E">
        <w:rPr>
          <w:color w:val="1F1F1F"/>
        </w:rPr>
        <w:t>RETFound</w:t>
      </w:r>
      <w:proofErr w:type="spellEnd"/>
      <w:r w:rsidRPr="0065178E">
        <w:rPr>
          <w:color w:val="1F1F1F"/>
        </w:rPr>
        <w:t>-Green for retinal scans, ResNet-50 for anterior segment scans).</w:t>
      </w:r>
    </w:p>
    <w:p w14:paraId="460A4378" w14:textId="77777777" w:rsidR="0065178E" w:rsidRPr="0065178E" w:rsidRDefault="0065178E">
      <w:pPr>
        <w:numPr>
          <w:ilvl w:val="0"/>
          <w:numId w:val="37"/>
        </w:numPr>
        <w:spacing w:after="360" w:line="276" w:lineRule="auto"/>
        <w:rPr>
          <w:color w:val="1F1F1F"/>
        </w:rPr>
      </w:pPr>
      <w:r w:rsidRPr="0065178E">
        <w:rPr>
          <w:b/>
          <w:bCs/>
          <w:color w:val="1F1F1F"/>
        </w:rPr>
        <w:t>Vision Inference Service</w:t>
      </w:r>
      <w:r w:rsidRPr="0065178E">
        <w:rPr>
          <w:color w:val="1F1F1F"/>
        </w:rPr>
        <w:t xml:space="preserve"> processes the image and extracts raw diagnostic features and anomaly confidence scores.</w:t>
      </w:r>
    </w:p>
    <w:p w14:paraId="12CB2E4F" w14:textId="77777777" w:rsidR="0065178E" w:rsidRPr="0065178E" w:rsidRDefault="0065178E">
      <w:pPr>
        <w:numPr>
          <w:ilvl w:val="0"/>
          <w:numId w:val="37"/>
        </w:numPr>
        <w:spacing w:after="360" w:line="276" w:lineRule="auto"/>
        <w:rPr>
          <w:color w:val="1F1F1F"/>
        </w:rPr>
      </w:pPr>
      <w:r w:rsidRPr="0065178E">
        <w:rPr>
          <w:b/>
          <w:bCs/>
          <w:color w:val="1F1F1F"/>
        </w:rPr>
        <w:t>System</w:t>
      </w:r>
      <w:r w:rsidRPr="0065178E">
        <w:rPr>
          <w:color w:val="1F1F1F"/>
        </w:rPr>
        <w:t xml:space="preserve"> constructs a secure prompt containing the raw vision data and the Actor's inputted symptoms, routing it to the localized LLM Director.</w:t>
      </w:r>
    </w:p>
    <w:p w14:paraId="17BC4CC4" w14:textId="77777777" w:rsidR="0065178E" w:rsidRPr="0065178E" w:rsidRDefault="0065178E">
      <w:pPr>
        <w:numPr>
          <w:ilvl w:val="0"/>
          <w:numId w:val="37"/>
        </w:numPr>
        <w:spacing w:after="360" w:line="276" w:lineRule="auto"/>
        <w:rPr>
          <w:color w:val="1F1F1F"/>
        </w:rPr>
      </w:pPr>
      <w:r w:rsidRPr="0065178E">
        <w:rPr>
          <w:b/>
          <w:bCs/>
          <w:color w:val="1F1F1F"/>
        </w:rPr>
        <w:t>LLM Director</w:t>
      </w:r>
      <w:r w:rsidRPr="0065178E">
        <w:rPr>
          <w:color w:val="1F1F1F"/>
        </w:rPr>
        <w:t xml:space="preserve"> synthesizes the raw data into a clean, comprehensive, text-based medical report formatted to the application schema.</w:t>
      </w:r>
    </w:p>
    <w:p w14:paraId="2DD9BA4B" w14:textId="77777777" w:rsidR="0065178E" w:rsidRPr="0065178E" w:rsidRDefault="0065178E">
      <w:pPr>
        <w:numPr>
          <w:ilvl w:val="0"/>
          <w:numId w:val="37"/>
        </w:numPr>
        <w:spacing w:after="360" w:line="276" w:lineRule="auto"/>
        <w:rPr>
          <w:color w:val="1F1F1F"/>
        </w:rPr>
      </w:pPr>
      <w:r w:rsidRPr="0065178E">
        <w:rPr>
          <w:b/>
          <w:bCs/>
          <w:color w:val="1F1F1F"/>
        </w:rPr>
        <w:t>System</w:t>
      </w:r>
      <w:r w:rsidRPr="0065178E">
        <w:rPr>
          <w:color w:val="1F1F1F"/>
        </w:rPr>
        <w:t xml:space="preserve"> securely commits the finalized report payload to the </w:t>
      </w:r>
      <w:proofErr w:type="spellStart"/>
      <w:r w:rsidRPr="0065178E">
        <w:rPr>
          <w:color w:val="1F1F1F"/>
        </w:rPr>
        <w:t>Supabase</w:t>
      </w:r>
      <w:proofErr w:type="spellEnd"/>
      <w:r w:rsidRPr="0065178E">
        <w:rPr>
          <w:color w:val="1F1F1F"/>
        </w:rPr>
        <w:t xml:space="preserve"> database, linking it to the patient's unique identifier.</w:t>
      </w:r>
    </w:p>
    <w:p w14:paraId="14CCA6D7" w14:textId="77777777" w:rsidR="0065178E" w:rsidRPr="0065178E" w:rsidRDefault="0065178E">
      <w:pPr>
        <w:numPr>
          <w:ilvl w:val="0"/>
          <w:numId w:val="37"/>
        </w:numPr>
        <w:spacing w:after="360" w:line="276" w:lineRule="auto"/>
        <w:rPr>
          <w:color w:val="1F1F1F"/>
        </w:rPr>
      </w:pPr>
      <w:r w:rsidRPr="0065178E">
        <w:rPr>
          <w:b/>
          <w:bCs/>
          <w:color w:val="1F1F1F"/>
        </w:rPr>
        <w:t>System</w:t>
      </w:r>
      <w:r w:rsidRPr="0065178E">
        <w:rPr>
          <w:color w:val="1F1F1F"/>
        </w:rPr>
        <w:t xml:space="preserve"> returns a success response and renders the generated report in the client UI within 15 seconds of the initial upload.</w:t>
      </w:r>
    </w:p>
    <w:p w14:paraId="0A29468C" w14:textId="77777777" w:rsidR="0065178E" w:rsidRPr="0065178E" w:rsidRDefault="0065178E" w:rsidP="0065178E">
      <w:pPr>
        <w:spacing w:after="360" w:line="276" w:lineRule="auto"/>
        <w:rPr>
          <w:color w:val="1F1F1F"/>
        </w:rPr>
      </w:pPr>
      <w:r w:rsidRPr="0065178E">
        <w:rPr>
          <w:b/>
          <w:bCs/>
          <w:color w:val="1F1F1F"/>
        </w:rPr>
        <w:t>Exception &amp; Alternative Flows:</w:t>
      </w:r>
    </w:p>
    <w:p w14:paraId="6C84246D" w14:textId="77777777" w:rsidR="0065178E" w:rsidRPr="0065178E" w:rsidRDefault="0065178E">
      <w:pPr>
        <w:numPr>
          <w:ilvl w:val="0"/>
          <w:numId w:val="38"/>
        </w:numPr>
        <w:spacing w:after="360" w:line="276" w:lineRule="auto"/>
        <w:rPr>
          <w:color w:val="1F1F1F"/>
        </w:rPr>
      </w:pPr>
      <w:r w:rsidRPr="0065178E">
        <w:rPr>
          <w:b/>
          <w:bCs/>
          <w:color w:val="1F1F1F"/>
        </w:rPr>
        <w:t>2a. Low-Fidelity or Unsupported Media Payload:</w:t>
      </w:r>
    </w:p>
    <w:p w14:paraId="247652F3" w14:textId="77777777" w:rsidR="0065178E" w:rsidRPr="0065178E" w:rsidRDefault="0065178E">
      <w:pPr>
        <w:numPr>
          <w:ilvl w:val="1"/>
          <w:numId w:val="38"/>
        </w:numPr>
        <w:spacing w:after="360" w:line="276" w:lineRule="auto"/>
        <w:rPr>
          <w:color w:val="1F1F1F"/>
        </w:rPr>
      </w:pPr>
      <w:r w:rsidRPr="0065178E">
        <w:rPr>
          <w:color w:val="1F1F1F"/>
        </w:rPr>
        <w:t>System detects heavy blur, resolution below the acceptable inference threshold, or an unsupported file type.</w:t>
      </w:r>
    </w:p>
    <w:p w14:paraId="6A58F6BD" w14:textId="77777777" w:rsidR="0065178E" w:rsidRPr="0065178E" w:rsidRDefault="0065178E">
      <w:pPr>
        <w:numPr>
          <w:ilvl w:val="1"/>
          <w:numId w:val="38"/>
        </w:numPr>
        <w:spacing w:after="360" w:line="276" w:lineRule="auto"/>
        <w:rPr>
          <w:color w:val="1F1F1F"/>
        </w:rPr>
      </w:pPr>
      <w:r w:rsidRPr="0065178E">
        <w:rPr>
          <w:color w:val="1F1F1F"/>
        </w:rPr>
        <w:t>System intercepts the request before it reaches the GPU queue to conserve compute resources.</w:t>
      </w:r>
    </w:p>
    <w:p w14:paraId="71FE8EEB" w14:textId="77777777" w:rsidR="0065178E" w:rsidRPr="0065178E" w:rsidRDefault="0065178E">
      <w:pPr>
        <w:numPr>
          <w:ilvl w:val="1"/>
          <w:numId w:val="38"/>
        </w:numPr>
        <w:spacing w:after="360" w:line="276" w:lineRule="auto"/>
        <w:rPr>
          <w:color w:val="1F1F1F"/>
        </w:rPr>
      </w:pPr>
      <w:r w:rsidRPr="0065178E">
        <w:rPr>
          <w:color w:val="1F1F1F"/>
        </w:rPr>
        <w:t xml:space="preserve">System surfaces a validation error to the Actor (e.g., </w:t>
      </w:r>
      <w:r w:rsidRPr="0065178E">
        <w:rPr>
          <w:i/>
          <w:iCs/>
          <w:color w:val="1F1F1F"/>
        </w:rPr>
        <w:t>"Image resolution too low for diagnostic analysis. Please capture a clearer image and retry."</w:t>
      </w:r>
      <w:r w:rsidRPr="0065178E">
        <w:rPr>
          <w:color w:val="1F1F1F"/>
        </w:rPr>
        <w:t>).</w:t>
      </w:r>
    </w:p>
    <w:p w14:paraId="4DBDBA8B" w14:textId="77777777" w:rsidR="0065178E" w:rsidRPr="0065178E" w:rsidRDefault="0065178E">
      <w:pPr>
        <w:numPr>
          <w:ilvl w:val="1"/>
          <w:numId w:val="38"/>
        </w:numPr>
        <w:spacing w:after="360" w:line="276" w:lineRule="auto"/>
        <w:rPr>
          <w:color w:val="1F1F1F"/>
        </w:rPr>
      </w:pPr>
      <w:r w:rsidRPr="0065178E">
        <w:rPr>
          <w:color w:val="1F1F1F"/>
        </w:rPr>
        <w:t>Use case terminates.</w:t>
      </w:r>
    </w:p>
    <w:p w14:paraId="02AA3300" w14:textId="77777777" w:rsidR="0065178E" w:rsidRPr="0065178E" w:rsidRDefault="0065178E">
      <w:pPr>
        <w:numPr>
          <w:ilvl w:val="0"/>
          <w:numId w:val="38"/>
        </w:numPr>
        <w:spacing w:after="360" w:line="276" w:lineRule="auto"/>
        <w:rPr>
          <w:color w:val="1F1F1F"/>
        </w:rPr>
      </w:pPr>
      <w:r w:rsidRPr="0065178E">
        <w:rPr>
          <w:b/>
          <w:bCs/>
          <w:color w:val="1F1F1F"/>
        </w:rPr>
        <w:t>4a. GPU Compute Exhaustion or Inference Timeout:</w:t>
      </w:r>
    </w:p>
    <w:p w14:paraId="56734BEF" w14:textId="77777777" w:rsidR="0065178E" w:rsidRPr="0065178E" w:rsidRDefault="0065178E">
      <w:pPr>
        <w:numPr>
          <w:ilvl w:val="1"/>
          <w:numId w:val="39"/>
        </w:numPr>
        <w:spacing w:after="360" w:line="276" w:lineRule="auto"/>
        <w:rPr>
          <w:color w:val="1F1F1F"/>
        </w:rPr>
      </w:pPr>
      <w:r w:rsidRPr="0065178E">
        <w:rPr>
          <w:color w:val="1F1F1F"/>
        </w:rPr>
        <w:lastRenderedPageBreak/>
        <w:t>System detects VRAM exhaustion, a queued backlog, or a failure to return vision model results within the synchronous timeout window.</w:t>
      </w:r>
    </w:p>
    <w:p w14:paraId="2034EDDD" w14:textId="77777777" w:rsidR="0065178E" w:rsidRPr="0065178E" w:rsidRDefault="0065178E">
      <w:pPr>
        <w:numPr>
          <w:ilvl w:val="1"/>
          <w:numId w:val="39"/>
        </w:numPr>
        <w:spacing w:after="360" w:line="276" w:lineRule="auto"/>
        <w:rPr>
          <w:color w:val="1F1F1F"/>
        </w:rPr>
      </w:pPr>
      <w:r w:rsidRPr="0065178E">
        <w:rPr>
          <w:color w:val="1F1F1F"/>
        </w:rPr>
        <w:t>System intercepts the timeout exception and routes the inference task to the Asynchronous Task Queue.</w:t>
      </w:r>
    </w:p>
    <w:p w14:paraId="29960031" w14:textId="77777777" w:rsidR="0065178E" w:rsidRPr="0065178E" w:rsidRDefault="0065178E">
      <w:pPr>
        <w:numPr>
          <w:ilvl w:val="1"/>
          <w:numId w:val="39"/>
        </w:numPr>
        <w:spacing w:after="360" w:line="276" w:lineRule="auto"/>
        <w:rPr>
          <w:color w:val="1F1F1F"/>
        </w:rPr>
      </w:pPr>
      <w:r w:rsidRPr="0065178E">
        <w:rPr>
          <w:color w:val="1F1F1F"/>
        </w:rPr>
        <w:t xml:space="preserve">System notifies the Actor that the server is under heavy load (e.g., </w:t>
      </w:r>
      <w:r w:rsidRPr="0065178E">
        <w:rPr>
          <w:i/>
          <w:iCs/>
          <w:color w:val="1F1F1F"/>
        </w:rPr>
        <w:t>"Your scan is queued for background processing. You will be notified when the report is ready."</w:t>
      </w:r>
      <w:r w:rsidRPr="0065178E">
        <w:rPr>
          <w:color w:val="1F1F1F"/>
        </w:rPr>
        <w:t>).</w:t>
      </w:r>
    </w:p>
    <w:p w14:paraId="1124B64A" w14:textId="082853F0" w:rsidR="00184458" w:rsidRPr="0065178E" w:rsidRDefault="0065178E">
      <w:pPr>
        <w:numPr>
          <w:ilvl w:val="1"/>
          <w:numId w:val="39"/>
        </w:numPr>
        <w:spacing w:after="360" w:line="276" w:lineRule="auto"/>
        <w:rPr>
          <w:color w:val="1F1F1F"/>
        </w:rPr>
      </w:pPr>
      <w:r w:rsidRPr="0065178E">
        <w:rPr>
          <w:color w:val="1F1F1F"/>
        </w:rPr>
        <w:t>Use case terminates (UI state transitions to 'Pending').</w:t>
      </w:r>
    </w:p>
    <w:p w14:paraId="5D42C0BA" w14:textId="77777777" w:rsidR="0065178E" w:rsidRPr="0065178E" w:rsidRDefault="0065178E" w:rsidP="0065178E">
      <w:pPr>
        <w:spacing w:after="360" w:line="276" w:lineRule="auto"/>
        <w:rPr>
          <w:b/>
          <w:bCs/>
          <w:color w:val="1F1F1F"/>
        </w:rPr>
      </w:pPr>
      <w:r w:rsidRPr="0065178E">
        <w:rPr>
          <w:b/>
          <w:bCs/>
          <w:color w:val="1F1F1F"/>
        </w:rPr>
        <w:t>UC-03: AI-Driven Interactive Chat and Dynamic Media Routing</w:t>
      </w:r>
    </w:p>
    <w:p w14:paraId="64E8931C" w14:textId="77777777" w:rsidR="0065178E" w:rsidRPr="0065178E" w:rsidRDefault="0065178E" w:rsidP="0065178E">
      <w:pPr>
        <w:spacing w:after="360" w:line="276" w:lineRule="auto"/>
        <w:rPr>
          <w:color w:val="1F1F1F"/>
        </w:rPr>
      </w:pPr>
      <w:r w:rsidRPr="0065178E">
        <w:rPr>
          <w:b/>
          <w:bCs/>
          <w:color w:val="1F1F1F"/>
        </w:rPr>
        <w:t>Description:</w:t>
      </w:r>
      <w:r w:rsidRPr="0065178E">
        <w:rPr>
          <w:color w:val="1F1F1F"/>
        </w:rPr>
        <w:t xml:space="preserve"> Defines the synchronous workflow for processing natural language patient queries, injecting clinical context, and querying an external Large Language Model (LLM) to surface real-time educational insights and dynamically generated media links.</w:t>
      </w:r>
    </w:p>
    <w:p w14:paraId="49608D76" w14:textId="77777777" w:rsidR="0065178E" w:rsidRPr="0065178E" w:rsidRDefault="0065178E" w:rsidP="0065178E">
      <w:pPr>
        <w:spacing w:after="360" w:line="276" w:lineRule="auto"/>
        <w:rPr>
          <w:color w:val="1F1F1F"/>
        </w:rPr>
      </w:pPr>
      <w:r w:rsidRPr="0065178E">
        <w:rPr>
          <w:b/>
          <w:bCs/>
          <w:color w:val="1F1F1F"/>
        </w:rPr>
        <w:t>Primary Actor:</w:t>
      </w:r>
      <w:r w:rsidRPr="0065178E">
        <w:rPr>
          <w:color w:val="1F1F1F"/>
        </w:rPr>
        <w:t xml:space="preserve"> Patient (End-User)</w:t>
      </w:r>
    </w:p>
    <w:p w14:paraId="181FBE1D" w14:textId="77777777" w:rsidR="0065178E" w:rsidRPr="0065178E" w:rsidRDefault="0065178E" w:rsidP="0065178E">
      <w:pPr>
        <w:spacing w:after="360" w:line="276" w:lineRule="auto"/>
        <w:rPr>
          <w:color w:val="1F1F1F"/>
        </w:rPr>
      </w:pPr>
      <w:r w:rsidRPr="0065178E">
        <w:rPr>
          <w:b/>
          <w:bCs/>
          <w:color w:val="1F1F1F"/>
        </w:rPr>
        <w:t>Secondary Actors:</w:t>
      </w:r>
      <w:r w:rsidRPr="0065178E">
        <w:rPr>
          <w:color w:val="1F1F1F"/>
        </w:rPr>
        <w:t xml:space="preserve"> External LLM Inference API (</w:t>
      </w:r>
      <w:proofErr w:type="spellStart"/>
      <w:r w:rsidRPr="0065178E">
        <w:rPr>
          <w:color w:val="1F1F1F"/>
        </w:rPr>
        <w:t>Groq</w:t>
      </w:r>
      <w:proofErr w:type="spellEnd"/>
      <w:r w:rsidRPr="0065178E">
        <w:rPr>
          <w:color w:val="1F1F1F"/>
        </w:rPr>
        <w:t xml:space="preserve"> / Llama 3.1)</w:t>
      </w:r>
    </w:p>
    <w:p w14:paraId="14CD14A3" w14:textId="77777777" w:rsidR="0065178E" w:rsidRPr="0065178E" w:rsidRDefault="0065178E" w:rsidP="0065178E">
      <w:pPr>
        <w:spacing w:after="360" w:line="276" w:lineRule="auto"/>
        <w:rPr>
          <w:color w:val="1F1F1F"/>
        </w:rPr>
      </w:pPr>
      <w:r w:rsidRPr="0065178E">
        <w:rPr>
          <w:b/>
          <w:bCs/>
          <w:color w:val="1F1F1F"/>
        </w:rPr>
        <w:t>Trigger:</w:t>
      </w:r>
      <w:r w:rsidRPr="0065178E">
        <w:rPr>
          <w:color w:val="1F1F1F"/>
        </w:rPr>
        <w:t xml:space="preserve"> The Actor submits a natural language text query via "The Director" chat interface.</w:t>
      </w:r>
    </w:p>
    <w:p w14:paraId="1A9D6A3D" w14:textId="77777777" w:rsidR="0065178E" w:rsidRPr="0065178E" w:rsidRDefault="0065178E" w:rsidP="0065178E">
      <w:pPr>
        <w:spacing w:after="360" w:line="276" w:lineRule="auto"/>
        <w:rPr>
          <w:color w:val="1F1F1F"/>
        </w:rPr>
      </w:pPr>
      <w:r w:rsidRPr="0065178E">
        <w:rPr>
          <w:b/>
          <w:bCs/>
          <w:color w:val="1F1F1F"/>
        </w:rPr>
        <w:t>Preconditions:</w:t>
      </w:r>
    </w:p>
    <w:p w14:paraId="24016268" w14:textId="77777777" w:rsidR="0065178E" w:rsidRPr="0065178E" w:rsidRDefault="0065178E">
      <w:pPr>
        <w:numPr>
          <w:ilvl w:val="0"/>
          <w:numId w:val="40"/>
        </w:numPr>
        <w:spacing w:after="360" w:line="276" w:lineRule="auto"/>
        <w:rPr>
          <w:color w:val="1F1F1F"/>
        </w:rPr>
      </w:pPr>
      <w:r w:rsidRPr="0065178E">
        <w:rPr>
          <w:color w:val="1F1F1F"/>
        </w:rPr>
        <w:t>The Actor is authenticated and maintains an active session.</w:t>
      </w:r>
    </w:p>
    <w:p w14:paraId="6428E4C1" w14:textId="77777777" w:rsidR="0065178E" w:rsidRPr="0065178E" w:rsidRDefault="0065178E">
      <w:pPr>
        <w:numPr>
          <w:ilvl w:val="0"/>
          <w:numId w:val="40"/>
        </w:numPr>
        <w:spacing w:after="360" w:line="276" w:lineRule="auto"/>
        <w:rPr>
          <w:color w:val="1F1F1F"/>
        </w:rPr>
      </w:pPr>
      <w:r w:rsidRPr="0065178E">
        <w:rPr>
          <w:color w:val="1F1F1F"/>
        </w:rPr>
        <w:t>The client application has a stable WebSocket or HTTPS connection to the backend service.</w:t>
      </w:r>
    </w:p>
    <w:p w14:paraId="0FDCAA11" w14:textId="77777777" w:rsidR="0065178E" w:rsidRPr="0065178E" w:rsidRDefault="0065178E">
      <w:pPr>
        <w:numPr>
          <w:ilvl w:val="0"/>
          <w:numId w:val="40"/>
        </w:numPr>
        <w:spacing w:after="360" w:line="276" w:lineRule="auto"/>
        <w:rPr>
          <w:color w:val="1F1F1F"/>
        </w:rPr>
      </w:pPr>
      <w:r w:rsidRPr="0065178E">
        <w:rPr>
          <w:color w:val="1F1F1F"/>
        </w:rPr>
        <w:t xml:space="preserve">The backend system possesses valid, active authentication credentials for the external </w:t>
      </w:r>
      <w:proofErr w:type="spellStart"/>
      <w:r w:rsidRPr="0065178E">
        <w:rPr>
          <w:color w:val="1F1F1F"/>
        </w:rPr>
        <w:t>Groq</w:t>
      </w:r>
      <w:proofErr w:type="spellEnd"/>
      <w:r w:rsidRPr="0065178E">
        <w:rPr>
          <w:color w:val="1F1F1F"/>
        </w:rPr>
        <w:t xml:space="preserve"> API.</w:t>
      </w:r>
    </w:p>
    <w:p w14:paraId="1F74FB82" w14:textId="77777777" w:rsidR="0065178E" w:rsidRPr="0065178E" w:rsidRDefault="0065178E" w:rsidP="0065178E">
      <w:pPr>
        <w:spacing w:after="360" w:line="276" w:lineRule="auto"/>
        <w:rPr>
          <w:color w:val="1F1F1F"/>
        </w:rPr>
      </w:pPr>
      <w:r w:rsidRPr="0065178E">
        <w:rPr>
          <w:b/>
          <w:bCs/>
          <w:color w:val="1F1F1F"/>
        </w:rPr>
        <w:t>Postconditions (Success State):</w:t>
      </w:r>
    </w:p>
    <w:p w14:paraId="65E17FF1" w14:textId="77777777" w:rsidR="0065178E" w:rsidRPr="0065178E" w:rsidRDefault="0065178E">
      <w:pPr>
        <w:numPr>
          <w:ilvl w:val="0"/>
          <w:numId w:val="41"/>
        </w:numPr>
        <w:spacing w:after="360" w:line="276" w:lineRule="auto"/>
        <w:rPr>
          <w:color w:val="1F1F1F"/>
        </w:rPr>
      </w:pPr>
      <w:r w:rsidRPr="0065178E">
        <w:rPr>
          <w:color w:val="1F1F1F"/>
        </w:rPr>
        <w:t>A contextually relevant, layperson-friendly educational response is rendered in the UI.</w:t>
      </w:r>
    </w:p>
    <w:p w14:paraId="16F638F7" w14:textId="77777777" w:rsidR="0065178E" w:rsidRPr="0065178E" w:rsidRDefault="0065178E">
      <w:pPr>
        <w:numPr>
          <w:ilvl w:val="0"/>
          <w:numId w:val="41"/>
        </w:numPr>
        <w:spacing w:after="360" w:line="276" w:lineRule="auto"/>
        <w:rPr>
          <w:color w:val="1F1F1F"/>
        </w:rPr>
      </w:pPr>
      <w:r w:rsidRPr="0065178E">
        <w:rPr>
          <w:color w:val="1F1F1F"/>
        </w:rPr>
        <w:t>Validated, actionable external media links (YouTube search queries) are surfaced to the user.</w:t>
      </w:r>
    </w:p>
    <w:p w14:paraId="7EF40B3B" w14:textId="77777777" w:rsidR="0065178E" w:rsidRPr="0065178E" w:rsidRDefault="0065178E">
      <w:pPr>
        <w:numPr>
          <w:ilvl w:val="0"/>
          <w:numId w:val="41"/>
        </w:numPr>
        <w:spacing w:after="360" w:line="276" w:lineRule="auto"/>
        <w:rPr>
          <w:color w:val="1F1F1F"/>
        </w:rPr>
      </w:pPr>
      <w:r w:rsidRPr="0065178E">
        <w:rPr>
          <w:color w:val="1F1F1F"/>
        </w:rPr>
        <w:lastRenderedPageBreak/>
        <w:t>The conversation turn (prompt and response) is appended to the user's active session history.</w:t>
      </w:r>
    </w:p>
    <w:p w14:paraId="735FDCC7" w14:textId="77777777" w:rsidR="0065178E" w:rsidRPr="0065178E" w:rsidRDefault="0065178E" w:rsidP="0065178E">
      <w:pPr>
        <w:spacing w:after="360" w:line="276" w:lineRule="auto"/>
        <w:rPr>
          <w:color w:val="1F1F1F"/>
        </w:rPr>
      </w:pPr>
      <w:r w:rsidRPr="0065178E">
        <w:rPr>
          <w:b/>
          <w:bCs/>
          <w:color w:val="1F1F1F"/>
        </w:rPr>
        <w:t>Postconditions (Failure State):</w:t>
      </w:r>
    </w:p>
    <w:p w14:paraId="3FA5B25B" w14:textId="77777777" w:rsidR="0065178E" w:rsidRPr="0065178E" w:rsidRDefault="0065178E">
      <w:pPr>
        <w:numPr>
          <w:ilvl w:val="0"/>
          <w:numId w:val="42"/>
        </w:numPr>
        <w:spacing w:after="360" w:line="276" w:lineRule="auto"/>
        <w:rPr>
          <w:color w:val="1F1F1F"/>
        </w:rPr>
      </w:pPr>
      <w:r w:rsidRPr="0065178E">
        <w:rPr>
          <w:color w:val="1F1F1F"/>
        </w:rPr>
        <w:t>The user's chat history is not corrupted by partial or failed LLM responses.</w:t>
      </w:r>
    </w:p>
    <w:p w14:paraId="52B834D5" w14:textId="77777777" w:rsidR="0065178E" w:rsidRPr="0065178E" w:rsidRDefault="0065178E">
      <w:pPr>
        <w:numPr>
          <w:ilvl w:val="0"/>
          <w:numId w:val="42"/>
        </w:numPr>
        <w:spacing w:after="360" w:line="276" w:lineRule="auto"/>
        <w:rPr>
          <w:color w:val="1F1F1F"/>
        </w:rPr>
      </w:pPr>
      <w:r w:rsidRPr="0065178E">
        <w:rPr>
          <w:color w:val="1F1F1F"/>
        </w:rPr>
        <w:t>The Actor receives a graceful degradation message indicating a temporary service disruption.</w:t>
      </w:r>
    </w:p>
    <w:p w14:paraId="7FCFBF2B" w14:textId="77777777" w:rsidR="0065178E" w:rsidRPr="0065178E" w:rsidRDefault="0065178E" w:rsidP="0065178E">
      <w:pPr>
        <w:spacing w:after="360" w:line="276" w:lineRule="auto"/>
        <w:rPr>
          <w:color w:val="1F1F1F"/>
        </w:rPr>
      </w:pPr>
      <w:r w:rsidRPr="0065178E">
        <w:rPr>
          <w:b/>
          <w:bCs/>
          <w:color w:val="1F1F1F"/>
        </w:rPr>
        <w:t>Primary Success Scenario (Normal Flow):</w:t>
      </w:r>
    </w:p>
    <w:p w14:paraId="5FE5D51F" w14:textId="77777777" w:rsidR="0065178E" w:rsidRPr="0065178E" w:rsidRDefault="0065178E">
      <w:pPr>
        <w:numPr>
          <w:ilvl w:val="0"/>
          <w:numId w:val="43"/>
        </w:numPr>
        <w:spacing w:after="360" w:line="276" w:lineRule="auto"/>
        <w:rPr>
          <w:color w:val="1F1F1F"/>
        </w:rPr>
      </w:pPr>
      <w:r w:rsidRPr="0065178E">
        <w:rPr>
          <w:b/>
          <w:bCs/>
          <w:color w:val="1F1F1F"/>
        </w:rPr>
        <w:t>Actor</w:t>
      </w:r>
      <w:r w:rsidRPr="0065178E">
        <w:rPr>
          <w:color w:val="1F1F1F"/>
        </w:rPr>
        <w:t xml:space="preserve"> inputs a natural language query regarding their eye condition into the chat interface and submits the request.</w:t>
      </w:r>
    </w:p>
    <w:p w14:paraId="0F2DF3E3" w14:textId="77777777" w:rsidR="0065178E" w:rsidRPr="0065178E" w:rsidRDefault="0065178E">
      <w:pPr>
        <w:numPr>
          <w:ilvl w:val="0"/>
          <w:numId w:val="43"/>
        </w:numPr>
        <w:spacing w:after="360" w:line="276" w:lineRule="auto"/>
        <w:rPr>
          <w:color w:val="1F1F1F"/>
        </w:rPr>
      </w:pPr>
      <w:r w:rsidRPr="0065178E">
        <w:rPr>
          <w:b/>
          <w:bCs/>
          <w:color w:val="1F1F1F"/>
        </w:rPr>
        <w:t>System</w:t>
      </w:r>
      <w:r w:rsidRPr="0065178E">
        <w:rPr>
          <w:color w:val="1F1F1F"/>
        </w:rPr>
        <w:t xml:space="preserve"> intercepts the query and retrieves the Actor's relevant clinical context (e.g., active diagnoses, recent scan results) from the secure database.</w:t>
      </w:r>
    </w:p>
    <w:p w14:paraId="70F1F4F9" w14:textId="77777777" w:rsidR="0065178E" w:rsidRPr="0065178E" w:rsidRDefault="0065178E">
      <w:pPr>
        <w:numPr>
          <w:ilvl w:val="0"/>
          <w:numId w:val="43"/>
        </w:numPr>
        <w:spacing w:after="360" w:line="276" w:lineRule="auto"/>
        <w:rPr>
          <w:color w:val="1F1F1F"/>
        </w:rPr>
      </w:pPr>
      <w:r w:rsidRPr="0065178E">
        <w:rPr>
          <w:b/>
          <w:bCs/>
          <w:color w:val="1F1F1F"/>
        </w:rPr>
        <w:t>System</w:t>
      </w:r>
      <w:r w:rsidRPr="0065178E">
        <w:rPr>
          <w:color w:val="1F1F1F"/>
        </w:rPr>
        <w:t xml:space="preserve"> constructs a structured prompt payload combining the user query, clinical context, and strict </w:t>
      </w:r>
      <w:proofErr w:type="spellStart"/>
      <w:r w:rsidRPr="0065178E">
        <w:rPr>
          <w:color w:val="1F1F1F"/>
        </w:rPr>
        <w:t>behavioral</w:t>
      </w:r>
      <w:proofErr w:type="spellEnd"/>
      <w:r w:rsidRPr="0065178E">
        <w:rPr>
          <w:color w:val="1F1F1F"/>
        </w:rPr>
        <w:t xml:space="preserve"> system instructions.</w:t>
      </w:r>
    </w:p>
    <w:p w14:paraId="0D4FE66D" w14:textId="77777777" w:rsidR="0065178E" w:rsidRPr="0065178E" w:rsidRDefault="0065178E">
      <w:pPr>
        <w:numPr>
          <w:ilvl w:val="0"/>
          <w:numId w:val="43"/>
        </w:numPr>
        <w:spacing w:after="360" w:line="276" w:lineRule="auto"/>
        <w:rPr>
          <w:color w:val="1F1F1F"/>
        </w:rPr>
      </w:pPr>
      <w:r w:rsidRPr="0065178E">
        <w:rPr>
          <w:b/>
          <w:bCs/>
          <w:color w:val="1F1F1F"/>
        </w:rPr>
        <w:t>System</w:t>
      </w:r>
      <w:r w:rsidRPr="0065178E">
        <w:rPr>
          <w:color w:val="1F1F1F"/>
        </w:rPr>
        <w:t xml:space="preserve"> securely transmits the payload to the external LLM Inference API (</w:t>
      </w:r>
      <w:proofErr w:type="spellStart"/>
      <w:r w:rsidRPr="0065178E">
        <w:rPr>
          <w:color w:val="1F1F1F"/>
        </w:rPr>
        <w:t>Groq</w:t>
      </w:r>
      <w:proofErr w:type="spellEnd"/>
      <w:r w:rsidRPr="0065178E">
        <w:rPr>
          <w:color w:val="1F1F1F"/>
        </w:rPr>
        <w:t>) via an authenticated HTTPS request.</w:t>
      </w:r>
    </w:p>
    <w:p w14:paraId="4D47A1B6" w14:textId="77777777" w:rsidR="0065178E" w:rsidRPr="0065178E" w:rsidRDefault="0065178E">
      <w:pPr>
        <w:numPr>
          <w:ilvl w:val="0"/>
          <w:numId w:val="43"/>
        </w:numPr>
        <w:spacing w:after="360" w:line="276" w:lineRule="auto"/>
        <w:rPr>
          <w:color w:val="1F1F1F"/>
        </w:rPr>
      </w:pPr>
      <w:r w:rsidRPr="0065178E">
        <w:rPr>
          <w:b/>
          <w:bCs/>
          <w:color w:val="1F1F1F"/>
        </w:rPr>
        <w:t>External Service (</w:t>
      </w:r>
      <w:proofErr w:type="spellStart"/>
      <w:r w:rsidRPr="0065178E">
        <w:rPr>
          <w:b/>
          <w:bCs/>
          <w:color w:val="1F1F1F"/>
        </w:rPr>
        <w:t>Groq</w:t>
      </w:r>
      <w:proofErr w:type="spellEnd"/>
      <w:r w:rsidRPr="0065178E">
        <w:rPr>
          <w:b/>
          <w:bCs/>
          <w:color w:val="1F1F1F"/>
        </w:rPr>
        <w:t>/Llama 3.1)</w:t>
      </w:r>
      <w:r w:rsidRPr="0065178E">
        <w:rPr>
          <w:color w:val="1F1F1F"/>
        </w:rPr>
        <w:t xml:space="preserve"> processes the prompt and returns a structured response containing the educational explanation and identified clinical keywords.</w:t>
      </w:r>
    </w:p>
    <w:p w14:paraId="5013B336" w14:textId="77777777" w:rsidR="0065178E" w:rsidRPr="0065178E" w:rsidRDefault="0065178E">
      <w:pPr>
        <w:numPr>
          <w:ilvl w:val="0"/>
          <w:numId w:val="43"/>
        </w:numPr>
        <w:spacing w:after="360" w:line="276" w:lineRule="auto"/>
        <w:rPr>
          <w:color w:val="1F1F1F"/>
        </w:rPr>
      </w:pPr>
      <w:r w:rsidRPr="0065178E">
        <w:rPr>
          <w:b/>
          <w:bCs/>
          <w:color w:val="1F1F1F"/>
        </w:rPr>
        <w:t>System</w:t>
      </w:r>
      <w:r w:rsidRPr="0065178E">
        <w:rPr>
          <w:color w:val="1F1F1F"/>
        </w:rPr>
        <w:t xml:space="preserve"> parses the returned payload and dynamically constructs secure, URL-encoded YouTube search links utilizing the extracted clinical keywords.</w:t>
      </w:r>
    </w:p>
    <w:p w14:paraId="1ECEEE45" w14:textId="77777777" w:rsidR="0065178E" w:rsidRPr="0065178E" w:rsidRDefault="0065178E">
      <w:pPr>
        <w:numPr>
          <w:ilvl w:val="0"/>
          <w:numId w:val="43"/>
        </w:numPr>
        <w:spacing w:after="360" w:line="276" w:lineRule="auto"/>
        <w:rPr>
          <w:color w:val="1F1F1F"/>
        </w:rPr>
      </w:pPr>
      <w:r w:rsidRPr="0065178E">
        <w:rPr>
          <w:b/>
          <w:bCs/>
          <w:color w:val="1F1F1F"/>
        </w:rPr>
        <w:t>System</w:t>
      </w:r>
      <w:r w:rsidRPr="0065178E">
        <w:rPr>
          <w:color w:val="1F1F1F"/>
        </w:rPr>
        <w:t xml:space="preserve"> renders the synthesized text response and the interactive media links in the Actor's UI in real-time.</w:t>
      </w:r>
    </w:p>
    <w:p w14:paraId="039783C5" w14:textId="77777777" w:rsidR="0065178E" w:rsidRPr="0065178E" w:rsidRDefault="0065178E" w:rsidP="0065178E">
      <w:pPr>
        <w:spacing w:after="360" w:line="276" w:lineRule="auto"/>
        <w:rPr>
          <w:color w:val="1F1F1F"/>
        </w:rPr>
      </w:pPr>
      <w:r w:rsidRPr="0065178E">
        <w:rPr>
          <w:b/>
          <w:bCs/>
          <w:color w:val="1F1F1F"/>
        </w:rPr>
        <w:t>Exception &amp; Alternative Flows:</w:t>
      </w:r>
    </w:p>
    <w:p w14:paraId="66A6C09B" w14:textId="77777777" w:rsidR="0065178E" w:rsidRPr="0065178E" w:rsidRDefault="0065178E">
      <w:pPr>
        <w:numPr>
          <w:ilvl w:val="0"/>
          <w:numId w:val="44"/>
        </w:numPr>
        <w:spacing w:after="360" w:line="276" w:lineRule="auto"/>
        <w:rPr>
          <w:color w:val="1F1F1F"/>
        </w:rPr>
      </w:pPr>
      <w:r w:rsidRPr="0065178E">
        <w:rPr>
          <w:b/>
          <w:bCs/>
          <w:color w:val="1F1F1F"/>
        </w:rPr>
        <w:t>1a. Empty or Malformed Input Payload:</w:t>
      </w:r>
    </w:p>
    <w:p w14:paraId="2637E250" w14:textId="77777777" w:rsidR="0065178E" w:rsidRPr="0065178E" w:rsidRDefault="0065178E">
      <w:pPr>
        <w:numPr>
          <w:ilvl w:val="1"/>
          <w:numId w:val="44"/>
        </w:numPr>
        <w:spacing w:after="360" w:line="276" w:lineRule="auto"/>
        <w:rPr>
          <w:color w:val="1F1F1F"/>
        </w:rPr>
      </w:pPr>
      <w:r w:rsidRPr="0065178E">
        <w:rPr>
          <w:color w:val="1F1F1F"/>
        </w:rPr>
        <w:t>System detects an empty string or payload exceeding maximum character limits prior to transmission.</w:t>
      </w:r>
    </w:p>
    <w:p w14:paraId="48F1CF09" w14:textId="77777777" w:rsidR="0065178E" w:rsidRPr="0065178E" w:rsidRDefault="0065178E">
      <w:pPr>
        <w:numPr>
          <w:ilvl w:val="1"/>
          <w:numId w:val="44"/>
        </w:numPr>
        <w:spacing w:after="360" w:line="276" w:lineRule="auto"/>
        <w:rPr>
          <w:color w:val="1F1F1F"/>
        </w:rPr>
      </w:pPr>
      <w:r w:rsidRPr="0065178E">
        <w:rPr>
          <w:color w:val="1F1F1F"/>
        </w:rPr>
        <w:t>System aborts the API request to prevent unnecessary external API calls.</w:t>
      </w:r>
    </w:p>
    <w:p w14:paraId="7FA05A0B" w14:textId="77777777" w:rsidR="0065178E" w:rsidRPr="0065178E" w:rsidRDefault="0065178E">
      <w:pPr>
        <w:numPr>
          <w:ilvl w:val="1"/>
          <w:numId w:val="44"/>
        </w:numPr>
        <w:spacing w:after="360" w:line="276" w:lineRule="auto"/>
        <w:rPr>
          <w:color w:val="1F1F1F"/>
        </w:rPr>
      </w:pPr>
      <w:r w:rsidRPr="0065178E">
        <w:rPr>
          <w:color w:val="1F1F1F"/>
        </w:rPr>
        <w:lastRenderedPageBreak/>
        <w:t>System prompts the Actor to refine their input.</w:t>
      </w:r>
    </w:p>
    <w:p w14:paraId="45AB46AA" w14:textId="77777777" w:rsidR="0065178E" w:rsidRPr="0065178E" w:rsidRDefault="0065178E">
      <w:pPr>
        <w:numPr>
          <w:ilvl w:val="1"/>
          <w:numId w:val="44"/>
        </w:numPr>
        <w:spacing w:after="360" w:line="276" w:lineRule="auto"/>
        <w:rPr>
          <w:color w:val="1F1F1F"/>
        </w:rPr>
      </w:pPr>
      <w:r w:rsidRPr="0065178E">
        <w:rPr>
          <w:color w:val="1F1F1F"/>
        </w:rPr>
        <w:t>Use case terminates.</w:t>
      </w:r>
    </w:p>
    <w:p w14:paraId="56C2CC89" w14:textId="77777777" w:rsidR="0065178E" w:rsidRPr="0065178E" w:rsidRDefault="0065178E">
      <w:pPr>
        <w:numPr>
          <w:ilvl w:val="0"/>
          <w:numId w:val="44"/>
        </w:numPr>
        <w:spacing w:after="360" w:line="276" w:lineRule="auto"/>
        <w:rPr>
          <w:color w:val="1F1F1F"/>
        </w:rPr>
      </w:pPr>
      <w:r w:rsidRPr="0065178E">
        <w:rPr>
          <w:b/>
          <w:bCs/>
          <w:color w:val="1F1F1F"/>
        </w:rPr>
        <w:t>4a. External API Unreachable, Timeout, or 5xx HTTP Error:</w:t>
      </w:r>
    </w:p>
    <w:p w14:paraId="0A2D8960" w14:textId="77777777" w:rsidR="0065178E" w:rsidRPr="0065178E" w:rsidRDefault="0065178E">
      <w:pPr>
        <w:numPr>
          <w:ilvl w:val="1"/>
          <w:numId w:val="45"/>
        </w:numPr>
        <w:spacing w:after="360" w:line="276" w:lineRule="auto"/>
        <w:rPr>
          <w:color w:val="1F1F1F"/>
        </w:rPr>
      </w:pPr>
      <w:r w:rsidRPr="0065178E">
        <w:rPr>
          <w:color w:val="1F1F1F"/>
        </w:rPr>
        <w:t xml:space="preserve">System detects a network timeout, rate limit (HTTP 429), or internal server error (HTTP 500/503) from the </w:t>
      </w:r>
      <w:proofErr w:type="spellStart"/>
      <w:r w:rsidRPr="0065178E">
        <w:rPr>
          <w:color w:val="1F1F1F"/>
        </w:rPr>
        <w:t>Groq</w:t>
      </w:r>
      <w:proofErr w:type="spellEnd"/>
      <w:r w:rsidRPr="0065178E">
        <w:rPr>
          <w:color w:val="1F1F1F"/>
        </w:rPr>
        <w:t xml:space="preserve"> API.</w:t>
      </w:r>
    </w:p>
    <w:p w14:paraId="0FFBE70B" w14:textId="77777777" w:rsidR="0065178E" w:rsidRPr="0065178E" w:rsidRDefault="0065178E">
      <w:pPr>
        <w:numPr>
          <w:ilvl w:val="1"/>
          <w:numId w:val="45"/>
        </w:numPr>
        <w:spacing w:after="360" w:line="276" w:lineRule="auto"/>
        <w:rPr>
          <w:color w:val="1F1F1F"/>
        </w:rPr>
      </w:pPr>
      <w:r w:rsidRPr="0065178E">
        <w:rPr>
          <w:color w:val="1F1F1F"/>
        </w:rPr>
        <w:t>System catches the exception and aborts the response generation loop.</w:t>
      </w:r>
    </w:p>
    <w:p w14:paraId="4DDB4931" w14:textId="77777777" w:rsidR="0065178E" w:rsidRPr="0065178E" w:rsidRDefault="0065178E">
      <w:pPr>
        <w:numPr>
          <w:ilvl w:val="1"/>
          <w:numId w:val="45"/>
        </w:numPr>
        <w:spacing w:after="360" w:line="276" w:lineRule="auto"/>
        <w:rPr>
          <w:color w:val="1F1F1F"/>
        </w:rPr>
      </w:pPr>
      <w:r w:rsidRPr="0065178E">
        <w:rPr>
          <w:color w:val="1F1F1F"/>
        </w:rPr>
        <w:t>System logs the upstream API failure to backend telemetry for administrative monitoring.</w:t>
      </w:r>
    </w:p>
    <w:p w14:paraId="7093BF7B" w14:textId="77777777" w:rsidR="0065178E" w:rsidRPr="0065178E" w:rsidRDefault="0065178E">
      <w:pPr>
        <w:numPr>
          <w:ilvl w:val="1"/>
          <w:numId w:val="45"/>
        </w:numPr>
        <w:spacing w:after="360" w:line="276" w:lineRule="auto"/>
        <w:rPr>
          <w:color w:val="1F1F1F"/>
        </w:rPr>
      </w:pPr>
      <w:r w:rsidRPr="0065178E">
        <w:rPr>
          <w:color w:val="1F1F1F"/>
        </w:rPr>
        <w:t xml:space="preserve">System surfaces a standardized fallback error message to the Actor UI (e.g., </w:t>
      </w:r>
      <w:r w:rsidRPr="0065178E">
        <w:rPr>
          <w:i/>
          <w:iCs/>
          <w:color w:val="1F1F1F"/>
        </w:rPr>
        <w:t>"I'm having trouble connecting to the intelligence network right now. Please check back in a moment."</w:t>
      </w:r>
      <w:r w:rsidRPr="0065178E">
        <w:rPr>
          <w:color w:val="1F1F1F"/>
        </w:rPr>
        <w:t>).</w:t>
      </w:r>
    </w:p>
    <w:p w14:paraId="6F25B3FD" w14:textId="77777777" w:rsidR="0065178E" w:rsidRPr="0065178E" w:rsidRDefault="0065178E">
      <w:pPr>
        <w:numPr>
          <w:ilvl w:val="1"/>
          <w:numId w:val="45"/>
        </w:numPr>
        <w:spacing w:after="360" w:line="276" w:lineRule="auto"/>
        <w:rPr>
          <w:color w:val="1F1F1F"/>
        </w:rPr>
      </w:pPr>
      <w:r w:rsidRPr="0065178E">
        <w:rPr>
          <w:color w:val="1F1F1F"/>
        </w:rPr>
        <w:t>Use case terminates.</w:t>
      </w:r>
    </w:p>
    <w:p w14:paraId="6C1C4D76" w14:textId="77777777" w:rsidR="0065178E" w:rsidRDefault="0065178E" w:rsidP="0065178E">
      <w:pPr>
        <w:spacing w:after="360" w:line="276" w:lineRule="auto"/>
        <w:rPr>
          <w:color w:val="1F1F1F"/>
        </w:rPr>
      </w:pPr>
    </w:p>
    <w:p w14:paraId="73CCC0A2" w14:textId="77777777" w:rsidR="0065178E" w:rsidRPr="0065178E" w:rsidRDefault="0065178E" w:rsidP="0065178E">
      <w:pPr>
        <w:spacing w:after="360" w:line="276" w:lineRule="auto"/>
        <w:rPr>
          <w:b/>
          <w:bCs/>
          <w:color w:val="1F1F1F"/>
        </w:rPr>
      </w:pPr>
      <w:r w:rsidRPr="0065178E">
        <w:rPr>
          <w:b/>
          <w:bCs/>
          <w:color w:val="1F1F1F"/>
        </w:rPr>
        <w:t>UC-04: Asynchronous Generative Educational Media Synthesis</w:t>
      </w:r>
    </w:p>
    <w:p w14:paraId="1106EF9B" w14:textId="77777777" w:rsidR="0065178E" w:rsidRPr="0065178E" w:rsidRDefault="0065178E" w:rsidP="0065178E">
      <w:pPr>
        <w:spacing w:after="360" w:line="276" w:lineRule="auto"/>
        <w:rPr>
          <w:color w:val="1F1F1F"/>
        </w:rPr>
      </w:pPr>
      <w:r w:rsidRPr="0065178E">
        <w:rPr>
          <w:b/>
          <w:bCs/>
          <w:color w:val="1F1F1F"/>
        </w:rPr>
        <w:t>Description:</w:t>
      </w:r>
      <w:r w:rsidRPr="0065178E">
        <w:rPr>
          <w:color w:val="1F1F1F"/>
        </w:rPr>
        <w:t xml:space="preserve"> Defines the background orchestration pipeline for parsing diagnostic text reports, synthesizing AI-driven storyboards, rendering imagery and video (FLUX.2 / Wan 2.2), and delivering a personalized, compiled MP4 to the patient's secure vault.</w:t>
      </w:r>
    </w:p>
    <w:p w14:paraId="5222BE63" w14:textId="77777777" w:rsidR="0065178E" w:rsidRPr="0065178E" w:rsidRDefault="0065178E" w:rsidP="0065178E">
      <w:pPr>
        <w:spacing w:after="360" w:line="276" w:lineRule="auto"/>
        <w:rPr>
          <w:color w:val="1F1F1F"/>
        </w:rPr>
      </w:pPr>
      <w:r w:rsidRPr="0065178E">
        <w:rPr>
          <w:b/>
          <w:bCs/>
          <w:color w:val="1F1F1F"/>
        </w:rPr>
        <w:t>Primary Actor:</w:t>
      </w:r>
      <w:r w:rsidRPr="0065178E">
        <w:rPr>
          <w:color w:val="1F1F1F"/>
        </w:rPr>
        <w:t xml:space="preserve"> System (Core Processing Engine)</w:t>
      </w:r>
    </w:p>
    <w:p w14:paraId="19EEB4D5" w14:textId="77777777" w:rsidR="0065178E" w:rsidRPr="0065178E" w:rsidRDefault="0065178E" w:rsidP="0065178E">
      <w:pPr>
        <w:spacing w:after="360" w:line="276" w:lineRule="auto"/>
        <w:rPr>
          <w:color w:val="1F1F1F"/>
        </w:rPr>
      </w:pPr>
      <w:r w:rsidRPr="0065178E">
        <w:rPr>
          <w:b/>
          <w:bCs/>
          <w:color w:val="1F1F1F"/>
        </w:rPr>
        <w:t>Secondary Actors:</w:t>
      </w:r>
      <w:r w:rsidRPr="0065178E">
        <w:rPr>
          <w:color w:val="1F1F1F"/>
        </w:rPr>
        <w:t xml:space="preserve"> Patient (End-User), LLM Director, FLUX.2 Inference Service, Wan 2.2 Animation Service, Media Compiler, </w:t>
      </w:r>
      <w:proofErr w:type="spellStart"/>
      <w:r w:rsidRPr="0065178E">
        <w:rPr>
          <w:color w:val="1F1F1F"/>
        </w:rPr>
        <w:t>Supabase</w:t>
      </w:r>
      <w:proofErr w:type="spellEnd"/>
      <w:r w:rsidRPr="0065178E">
        <w:rPr>
          <w:color w:val="1F1F1F"/>
        </w:rPr>
        <w:t xml:space="preserve"> Storage</w:t>
      </w:r>
    </w:p>
    <w:p w14:paraId="759C1330" w14:textId="77777777" w:rsidR="0065178E" w:rsidRPr="0065178E" w:rsidRDefault="0065178E" w:rsidP="0065178E">
      <w:pPr>
        <w:spacing w:after="360" w:line="276" w:lineRule="auto"/>
        <w:rPr>
          <w:color w:val="1F1F1F"/>
        </w:rPr>
      </w:pPr>
      <w:r w:rsidRPr="0065178E">
        <w:rPr>
          <w:b/>
          <w:bCs/>
          <w:color w:val="1F1F1F"/>
        </w:rPr>
        <w:t>Trigger:</w:t>
      </w:r>
      <w:r w:rsidRPr="0065178E">
        <w:rPr>
          <w:color w:val="1F1F1F"/>
        </w:rPr>
        <w:t xml:space="preserve"> The diagnostic pipeline (UC-02) successfully commits a finalized text-based medical report to the database.</w:t>
      </w:r>
    </w:p>
    <w:p w14:paraId="7F990109" w14:textId="77777777" w:rsidR="0065178E" w:rsidRPr="0065178E" w:rsidRDefault="0065178E" w:rsidP="0065178E">
      <w:pPr>
        <w:spacing w:after="360" w:line="276" w:lineRule="auto"/>
        <w:rPr>
          <w:color w:val="1F1F1F"/>
        </w:rPr>
      </w:pPr>
      <w:r w:rsidRPr="0065178E">
        <w:rPr>
          <w:b/>
          <w:bCs/>
          <w:color w:val="1F1F1F"/>
        </w:rPr>
        <w:t>Preconditions:</w:t>
      </w:r>
    </w:p>
    <w:p w14:paraId="2BC9A5FD" w14:textId="77777777" w:rsidR="0065178E" w:rsidRPr="0065178E" w:rsidRDefault="0065178E">
      <w:pPr>
        <w:numPr>
          <w:ilvl w:val="0"/>
          <w:numId w:val="46"/>
        </w:numPr>
        <w:spacing w:after="360" w:line="276" w:lineRule="auto"/>
        <w:rPr>
          <w:color w:val="1F1F1F"/>
        </w:rPr>
      </w:pPr>
      <w:r w:rsidRPr="0065178E">
        <w:rPr>
          <w:color w:val="1F1F1F"/>
        </w:rPr>
        <w:t>A structured diagnostic text report is successfully persisted in the patient's database record.</w:t>
      </w:r>
    </w:p>
    <w:p w14:paraId="71F1AE27" w14:textId="77777777" w:rsidR="0065178E" w:rsidRPr="0065178E" w:rsidRDefault="0065178E">
      <w:pPr>
        <w:numPr>
          <w:ilvl w:val="0"/>
          <w:numId w:val="46"/>
        </w:numPr>
        <w:spacing w:after="360" w:line="276" w:lineRule="auto"/>
        <w:rPr>
          <w:color w:val="1F1F1F"/>
        </w:rPr>
      </w:pPr>
      <w:r w:rsidRPr="0065178E">
        <w:rPr>
          <w:color w:val="1F1F1F"/>
        </w:rPr>
        <w:lastRenderedPageBreak/>
        <w:t>The backend GPU infrastructure has sufficient VRAM capacity, and the heavy generative models (FLUX.2, Wan 2.2) are initialized and available for inference.</w:t>
      </w:r>
    </w:p>
    <w:p w14:paraId="5FB306CD" w14:textId="77777777" w:rsidR="0065178E" w:rsidRPr="0065178E" w:rsidRDefault="0065178E" w:rsidP="0065178E">
      <w:pPr>
        <w:spacing w:after="360" w:line="276" w:lineRule="auto"/>
        <w:rPr>
          <w:color w:val="1F1F1F"/>
        </w:rPr>
      </w:pPr>
      <w:r w:rsidRPr="0065178E">
        <w:rPr>
          <w:b/>
          <w:bCs/>
          <w:color w:val="1F1F1F"/>
        </w:rPr>
        <w:t>Postconditions (Success State):</w:t>
      </w:r>
    </w:p>
    <w:p w14:paraId="7218D165" w14:textId="77777777" w:rsidR="0065178E" w:rsidRPr="0065178E" w:rsidRDefault="0065178E">
      <w:pPr>
        <w:numPr>
          <w:ilvl w:val="0"/>
          <w:numId w:val="47"/>
        </w:numPr>
        <w:spacing w:after="360" w:line="276" w:lineRule="auto"/>
        <w:rPr>
          <w:color w:val="1F1F1F"/>
        </w:rPr>
      </w:pPr>
      <w:r w:rsidRPr="0065178E">
        <w:rPr>
          <w:color w:val="1F1F1F"/>
        </w:rPr>
        <w:t xml:space="preserve">A compiled MP4 educational video is securely persisted to the </w:t>
      </w:r>
      <w:proofErr w:type="spellStart"/>
      <w:r w:rsidRPr="0065178E">
        <w:rPr>
          <w:color w:val="1F1F1F"/>
        </w:rPr>
        <w:t>Supabase</w:t>
      </w:r>
      <w:proofErr w:type="spellEnd"/>
      <w:r w:rsidRPr="0065178E">
        <w:rPr>
          <w:color w:val="1F1F1F"/>
        </w:rPr>
        <w:t xml:space="preserve"> storage bucket and linked to the patient's specific vault namespace.</w:t>
      </w:r>
    </w:p>
    <w:p w14:paraId="3D25F140" w14:textId="77777777" w:rsidR="0065178E" w:rsidRPr="0065178E" w:rsidRDefault="0065178E">
      <w:pPr>
        <w:numPr>
          <w:ilvl w:val="0"/>
          <w:numId w:val="47"/>
        </w:numPr>
        <w:spacing w:after="360" w:line="276" w:lineRule="auto"/>
        <w:rPr>
          <w:color w:val="1F1F1F"/>
        </w:rPr>
      </w:pPr>
      <w:r w:rsidRPr="0065178E">
        <w:rPr>
          <w:color w:val="1F1F1F"/>
        </w:rPr>
        <w:t>The Patient receives a real-time UI notification (e.g., via WebSocket) indicating media availability.</w:t>
      </w:r>
    </w:p>
    <w:p w14:paraId="73A4EAE8" w14:textId="77777777" w:rsidR="0065178E" w:rsidRPr="0065178E" w:rsidRDefault="0065178E" w:rsidP="0065178E">
      <w:pPr>
        <w:spacing w:after="360" w:line="276" w:lineRule="auto"/>
        <w:rPr>
          <w:color w:val="1F1F1F"/>
        </w:rPr>
      </w:pPr>
      <w:r w:rsidRPr="0065178E">
        <w:rPr>
          <w:b/>
          <w:bCs/>
          <w:color w:val="1F1F1F"/>
        </w:rPr>
        <w:t>Postconditions (Failure State):</w:t>
      </w:r>
    </w:p>
    <w:p w14:paraId="18D4AB23" w14:textId="77777777" w:rsidR="0065178E" w:rsidRPr="0065178E" w:rsidRDefault="0065178E">
      <w:pPr>
        <w:numPr>
          <w:ilvl w:val="0"/>
          <w:numId w:val="48"/>
        </w:numPr>
        <w:spacing w:after="360" w:line="276" w:lineRule="auto"/>
        <w:rPr>
          <w:color w:val="1F1F1F"/>
        </w:rPr>
      </w:pPr>
      <w:r w:rsidRPr="0065178E">
        <w:rPr>
          <w:color w:val="1F1F1F"/>
        </w:rPr>
        <w:t>The video generation task is gracefully suspended or aborted without impacting the accessibility or integrity of the original diagnostic text report.</w:t>
      </w:r>
    </w:p>
    <w:p w14:paraId="31B62413" w14:textId="77777777" w:rsidR="0065178E" w:rsidRPr="0065178E" w:rsidRDefault="0065178E">
      <w:pPr>
        <w:numPr>
          <w:ilvl w:val="0"/>
          <w:numId w:val="48"/>
        </w:numPr>
        <w:spacing w:after="360" w:line="276" w:lineRule="auto"/>
        <w:rPr>
          <w:color w:val="1F1F1F"/>
        </w:rPr>
      </w:pPr>
      <w:r w:rsidRPr="0065178E">
        <w:rPr>
          <w:color w:val="1F1F1F"/>
        </w:rPr>
        <w:t>The administrative telemetry service logs the compute or rendering failure for debugging.</w:t>
      </w:r>
    </w:p>
    <w:p w14:paraId="3392B5E2" w14:textId="77777777" w:rsidR="0065178E" w:rsidRPr="0065178E" w:rsidRDefault="0065178E" w:rsidP="0065178E">
      <w:pPr>
        <w:spacing w:after="360" w:line="276" w:lineRule="auto"/>
        <w:rPr>
          <w:color w:val="1F1F1F"/>
        </w:rPr>
      </w:pPr>
      <w:r w:rsidRPr="0065178E">
        <w:rPr>
          <w:b/>
          <w:bCs/>
          <w:color w:val="1F1F1F"/>
        </w:rPr>
        <w:t>Primary Success Scenario (Normal Flow):</w:t>
      </w:r>
    </w:p>
    <w:p w14:paraId="1E5875CC" w14:textId="77777777" w:rsidR="0065178E" w:rsidRPr="0065178E" w:rsidRDefault="0065178E">
      <w:pPr>
        <w:numPr>
          <w:ilvl w:val="0"/>
          <w:numId w:val="49"/>
        </w:numPr>
        <w:spacing w:after="360" w:line="276" w:lineRule="auto"/>
        <w:rPr>
          <w:color w:val="1F1F1F"/>
        </w:rPr>
      </w:pPr>
      <w:r w:rsidRPr="0065178E">
        <w:rPr>
          <w:b/>
          <w:bCs/>
          <w:color w:val="1F1F1F"/>
        </w:rPr>
        <w:t>System</w:t>
      </w:r>
      <w:r w:rsidRPr="0065178E">
        <w:rPr>
          <w:color w:val="1F1F1F"/>
        </w:rPr>
        <w:t xml:space="preserve"> detects the successful database committal of a diagnostic text report and triggers the asynchronous video generation queue.</w:t>
      </w:r>
    </w:p>
    <w:p w14:paraId="42ABCCA8" w14:textId="77777777" w:rsidR="0065178E" w:rsidRPr="0065178E" w:rsidRDefault="0065178E">
      <w:pPr>
        <w:numPr>
          <w:ilvl w:val="0"/>
          <w:numId w:val="49"/>
        </w:numPr>
        <w:spacing w:after="360" w:line="276" w:lineRule="auto"/>
        <w:rPr>
          <w:color w:val="1F1F1F"/>
        </w:rPr>
      </w:pPr>
      <w:r w:rsidRPr="0065178E">
        <w:rPr>
          <w:b/>
          <w:bCs/>
          <w:color w:val="1F1F1F"/>
        </w:rPr>
        <w:t>System</w:t>
      </w:r>
      <w:r w:rsidRPr="0065178E">
        <w:rPr>
          <w:color w:val="1F1F1F"/>
        </w:rPr>
        <w:t xml:space="preserve"> routes the text payload to the LLM Director to synthesize a step-by-step storyboard script complete with explicit visual generation prompts.</w:t>
      </w:r>
    </w:p>
    <w:p w14:paraId="53D70FB0" w14:textId="77777777" w:rsidR="0065178E" w:rsidRPr="0065178E" w:rsidRDefault="0065178E">
      <w:pPr>
        <w:numPr>
          <w:ilvl w:val="0"/>
          <w:numId w:val="49"/>
        </w:numPr>
        <w:spacing w:after="360" w:line="276" w:lineRule="auto"/>
        <w:rPr>
          <w:color w:val="1F1F1F"/>
        </w:rPr>
      </w:pPr>
      <w:r w:rsidRPr="0065178E">
        <w:rPr>
          <w:b/>
          <w:bCs/>
          <w:color w:val="1F1F1F"/>
        </w:rPr>
        <w:t>System</w:t>
      </w:r>
      <w:r w:rsidRPr="0065178E">
        <w:rPr>
          <w:color w:val="1F1F1F"/>
        </w:rPr>
        <w:t xml:space="preserve"> transmits the visual prompts to the localized FLUX.2 Inference Service to generate high-fidelity, static medical illustrations for each storyboard scene.</w:t>
      </w:r>
    </w:p>
    <w:p w14:paraId="7C81B7CA" w14:textId="77777777" w:rsidR="0065178E" w:rsidRPr="0065178E" w:rsidRDefault="0065178E">
      <w:pPr>
        <w:numPr>
          <w:ilvl w:val="0"/>
          <w:numId w:val="49"/>
        </w:numPr>
        <w:spacing w:after="360" w:line="276" w:lineRule="auto"/>
        <w:rPr>
          <w:color w:val="1F1F1F"/>
        </w:rPr>
      </w:pPr>
      <w:r w:rsidRPr="0065178E">
        <w:rPr>
          <w:b/>
          <w:bCs/>
          <w:color w:val="1F1F1F"/>
        </w:rPr>
        <w:t>System</w:t>
      </w:r>
      <w:r w:rsidRPr="0065178E">
        <w:rPr>
          <w:color w:val="1F1F1F"/>
        </w:rPr>
        <w:t xml:space="preserve"> orchestrates the handoff of the static assets to the Wan 2.2 Image-to-Video (I2V) Service via the </w:t>
      </w:r>
      <w:proofErr w:type="spellStart"/>
      <w:r w:rsidRPr="0065178E">
        <w:rPr>
          <w:color w:val="1F1F1F"/>
        </w:rPr>
        <w:t>ComfyUI</w:t>
      </w:r>
      <w:proofErr w:type="spellEnd"/>
      <w:r w:rsidRPr="0065178E">
        <w:rPr>
          <w:color w:val="1F1F1F"/>
        </w:rPr>
        <w:t xml:space="preserve"> backend interface to render temporal animations (video clips).</w:t>
      </w:r>
    </w:p>
    <w:p w14:paraId="1774ACF5" w14:textId="77777777" w:rsidR="0065178E" w:rsidRPr="0065178E" w:rsidRDefault="0065178E">
      <w:pPr>
        <w:numPr>
          <w:ilvl w:val="0"/>
          <w:numId w:val="49"/>
        </w:numPr>
        <w:spacing w:after="360" w:line="276" w:lineRule="auto"/>
        <w:rPr>
          <w:color w:val="1F1F1F"/>
        </w:rPr>
      </w:pPr>
      <w:r w:rsidRPr="0065178E">
        <w:rPr>
          <w:b/>
          <w:bCs/>
          <w:color w:val="1F1F1F"/>
        </w:rPr>
        <w:t>System</w:t>
      </w:r>
      <w:r w:rsidRPr="0065178E">
        <w:rPr>
          <w:color w:val="1F1F1F"/>
        </w:rPr>
        <w:t xml:space="preserve"> invokes the automated Media Compiler (e.g., </w:t>
      </w:r>
      <w:proofErr w:type="spellStart"/>
      <w:r w:rsidRPr="0065178E">
        <w:rPr>
          <w:color w:val="1F1F1F"/>
        </w:rPr>
        <w:t>FFmpeg</w:t>
      </w:r>
      <w:proofErr w:type="spellEnd"/>
      <w:r w:rsidRPr="0065178E">
        <w:rPr>
          <w:color w:val="1F1F1F"/>
        </w:rPr>
        <w:t>) to stitch the animated clips, original patient biometric scans, and a synthesized AI voiceover track into a cohesive MP4 asset.</w:t>
      </w:r>
    </w:p>
    <w:p w14:paraId="721BEE1F" w14:textId="77777777" w:rsidR="0065178E" w:rsidRPr="0065178E" w:rsidRDefault="0065178E">
      <w:pPr>
        <w:numPr>
          <w:ilvl w:val="0"/>
          <w:numId w:val="49"/>
        </w:numPr>
        <w:spacing w:after="360" w:line="276" w:lineRule="auto"/>
        <w:rPr>
          <w:color w:val="1F1F1F"/>
        </w:rPr>
      </w:pPr>
      <w:r w:rsidRPr="0065178E">
        <w:rPr>
          <w:b/>
          <w:bCs/>
          <w:color w:val="1F1F1F"/>
        </w:rPr>
        <w:t>System</w:t>
      </w:r>
      <w:r w:rsidRPr="0065178E">
        <w:rPr>
          <w:color w:val="1F1F1F"/>
        </w:rPr>
        <w:t xml:space="preserve"> securely transmits the compiled MP4 payload to the Patient's Safe Document Vault on the </w:t>
      </w:r>
      <w:proofErr w:type="spellStart"/>
      <w:r w:rsidRPr="0065178E">
        <w:rPr>
          <w:color w:val="1F1F1F"/>
        </w:rPr>
        <w:t>Supabase</w:t>
      </w:r>
      <w:proofErr w:type="spellEnd"/>
      <w:r w:rsidRPr="0065178E">
        <w:rPr>
          <w:color w:val="1F1F1F"/>
        </w:rPr>
        <w:t xml:space="preserve"> cloud infrastructure.</w:t>
      </w:r>
    </w:p>
    <w:p w14:paraId="348B012A" w14:textId="77777777" w:rsidR="0065178E" w:rsidRPr="0065178E" w:rsidRDefault="0065178E">
      <w:pPr>
        <w:numPr>
          <w:ilvl w:val="0"/>
          <w:numId w:val="49"/>
        </w:numPr>
        <w:spacing w:after="360" w:line="276" w:lineRule="auto"/>
        <w:rPr>
          <w:color w:val="1F1F1F"/>
        </w:rPr>
      </w:pPr>
      <w:r w:rsidRPr="0065178E">
        <w:rPr>
          <w:b/>
          <w:bCs/>
          <w:color w:val="1F1F1F"/>
        </w:rPr>
        <w:t>System</w:t>
      </w:r>
      <w:r w:rsidRPr="0065178E">
        <w:rPr>
          <w:color w:val="1F1F1F"/>
        </w:rPr>
        <w:t xml:space="preserve"> broadcasts a real-time notification to the active Patient UI, dynamically updating </w:t>
      </w:r>
      <w:r w:rsidRPr="0065178E">
        <w:rPr>
          <w:color w:val="1F1F1F"/>
        </w:rPr>
        <w:lastRenderedPageBreak/>
        <w:t>the media viewer state to allow playback.</w:t>
      </w:r>
    </w:p>
    <w:p w14:paraId="53B8834B" w14:textId="77777777" w:rsidR="0065178E" w:rsidRPr="0065178E" w:rsidRDefault="0065178E" w:rsidP="0065178E">
      <w:pPr>
        <w:spacing w:after="360" w:line="276" w:lineRule="auto"/>
        <w:rPr>
          <w:color w:val="1F1F1F"/>
        </w:rPr>
      </w:pPr>
      <w:r w:rsidRPr="0065178E">
        <w:rPr>
          <w:b/>
          <w:bCs/>
          <w:color w:val="1F1F1F"/>
        </w:rPr>
        <w:t>Exception &amp; Alternative Flows:</w:t>
      </w:r>
    </w:p>
    <w:p w14:paraId="6891C8AF" w14:textId="77777777" w:rsidR="0065178E" w:rsidRPr="0065178E" w:rsidRDefault="0065178E">
      <w:pPr>
        <w:numPr>
          <w:ilvl w:val="0"/>
          <w:numId w:val="50"/>
        </w:numPr>
        <w:spacing w:after="360" w:line="276" w:lineRule="auto"/>
        <w:rPr>
          <w:color w:val="1F1F1F"/>
        </w:rPr>
      </w:pPr>
      <w:r w:rsidRPr="0065178E">
        <w:rPr>
          <w:b/>
          <w:bCs/>
          <w:color w:val="1F1F1F"/>
        </w:rPr>
        <w:t>4a. GPU Compute Exhaustion (VRAM Out-of-Memory Exception):</w:t>
      </w:r>
    </w:p>
    <w:p w14:paraId="3BCCC5C1" w14:textId="77777777" w:rsidR="0065178E" w:rsidRPr="0065178E" w:rsidRDefault="0065178E">
      <w:pPr>
        <w:numPr>
          <w:ilvl w:val="1"/>
          <w:numId w:val="50"/>
        </w:numPr>
        <w:spacing w:after="360" w:line="276" w:lineRule="auto"/>
        <w:rPr>
          <w:color w:val="1F1F1F"/>
        </w:rPr>
      </w:pPr>
      <w:r w:rsidRPr="0065178E">
        <w:rPr>
          <w:color w:val="1F1F1F"/>
        </w:rPr>
        <w:t>System detects a VRAM allocation failure (OOM error) or a rendering timeout during the resource-intensive Wan 2.2 animation phase.</w:t>
      </w:r>
    </w:p>
    <w:p w14:paraId="39CB5155" w14:textId="77777777" w:rsidR="0065178E" w:rsidRPr="0065178E" w:rsidRDefault="0065178E">
      <w:pPr>
        <w:numPr>
          <w:ilvl w:val="1"/>
          <w:numId w:val="50"/>
        </w:numPr>
        <w:spacing w:after="360" w:line="276" w:lineRule="auto"/>
        <w:rPr>
          <w:color w:val="1F1F1F"/>
        </w:rPr>
      </w:pPr>
      <w:r w:rsidRPr="0065178E">
        <w:rPr>
          <w:color w:val="1F1F1F"/>
        </w:rPr>
        <w:t>System gracefully catches the exception, aborting the active rendering loop to prevent a hard backend server crash.</w:t>
      </w:r>
    </w:p>
    <w:p w14:paraId="47FC0A03" w14:textId="77777777" w:rsidR="0065178E" w:rsidRPr="0065178E" w:rsidRDefault="0065178E">
      <w:pPr>
        <w:numPr>
          <w:ilvl w:val="1"/>
          <w:numId w:val="50"/>
        </w:numPr>
        <w:spacing w:after="360" w:line="276" w:lineRule="auto"/>
        <w:rPr>
          <w:color w:val="1F1F1F"/>
        </w:rPr>
      </w:pPr>
      <w:r w:rsidRPr="0065178E">
        <w:rPr>
          <w:color w:val="1F1F1F"/>
        </w:rPr>
        <w:t>System logs the stack trace and resource telemetry to the administrative dashboard for infrastructure monitoring.</w:t>
      </w:r>
    </w:p>
    <w:p w14:paraId="2B18F0A7" w14:textId="77777777" w:rsidR="0065178E" w:rsidRPr="0065178E" w:rsidRDefault="0065178E">
      <w:pPr>
        <w:numPr>
          <w:ilvl w:val="1"/>
          <w:numId w:val="50"/>
        </w:numPr>
        <w:spacing w:after="360" w:line="276" w:lineRule="auto"/>
        <w:rPr>
          <w:color w:val="1F1F1F"/>
        </w:rPr>
      </w:pPr>
      <w:r w:rsidRPr="0065178E">
        <w:rPr>
          <w:color w:val="1F1F1F"/>
        </w:rPr>
        <w:t>System updates the task status in the Patient UI from 'Processing' to 'Delayed,' ensuring the original text report remains fully interactive.</w:t>
      </w:r>
    </w:p>
    <w:p w14:paraId="76D50F28" w14:textId="77777777" w:rsidR="0065178E" w:rsidRPr="0065178E" w:rsidRDefault="0065178E">
      <w:pPr>
        <w:numPr>
          <w:ilvl w:val="1"/>
          <w:numId w:val="50"/>
        </w:numPr>
        <w:spacing w:after="360" w:line="276" w:lineRule="auto"/>
        <w:rPr>
          <w:color w:val="1F1F1F"/>
        </w:rPr>
      </w:pPr>
      <w:r w:rsidRPr="0065178E">
        <w:rPr>
          <w:color w:val="1F1F1F"/>
        </w:rPr>
        <w:t>System pushes the aborted task back to the background queue for a deferred retry attempt when compute resources free up.</w:t>
      </w:r>
    </w:p>
    <w:p w14:paraId="66B35F39" w14:textId="77777777" w:rsidR="0065178E" w:rsidRPr="0065178E" w:rsidRDefault="0065178E">
      <w:pPr>
        <w:numPr>
          <w:ilvl w:val="1"/>
          <w:numId w:val="50"/>
        </w:numPr>
        <w:spacing w:after="360" w:line="276" w:lineRule="auto"/>
        <w:rPr>
          <w:color w:val="1F1F1F"/>
        </w:rPr>
      </w:pPr>
      <w:r w:rsidRPr="0065178E">
        <w:rPr>
          <w:color w:val="1F1F1F"/>
        </w:rPr>
        <w:t>Use case terminates (Task state transitions to Suspended/Queued).</w:t>
      </w:r>
    </w:p>
    <w:p w14:paraId="4F04DD8A" w14:textId="77777777" w:rsidR="0065178E" w:rsidRDefault="0065178E" w:rsidP="0065178E">
      <w:pPr>
        <w:spacing w:after="360" w:line="276" w:lineRule="auto"/>
        <w:rPr>
          <w:color w:val="1F1F1F"/>
        </w:rPr>
      </w:pPr>
    </w:p>
    <w:p w14:paraId="73C3C7A7" w14:textId="49BC11D4" w:rsidR="0065178E" w:rsidRPr="0065178E" w:rsidRDefault="0065178E" w:rsidP="0065178E">
      <w:pPr>
        <w:spacing w:after="360" w:line="276" w:lineRule="auto"/>
        <w:rPr>
          <w:b/>
          <w:bCs/>
          <w:color w:val="1F1F1F"/>
        </w:rPr>
      </w:pPr>
      <w:r w:rsidRPr="0065178E">
        <w:rPr>
          <w:b/>
          <w:bCs/>
          <w:color w:val="1F1F1F"/>
        </w:rPr>
        <w:t>UC-05: Agentic Unstructured Feature Extraction and IDP Orchestration</w:t>
      </w:r>
    </w:p>
    <w:p w14:paraId="38CF5937" w14:textId="77777777" w:rsidR="0065178E" w:rsidRPr="0065178E" w:rsidRDefault="0065178E" w:rsidP="0065178E">
      <w:pPr>
        <w:spacing w:after="360" w:line="276" w:lineRule="auto"/>
        <w:rPr>
          <w:color w:val="1F1F1F"/>
        </w:rPr>
      </w:pPr>
      <w:r w:rsidRPr="0065178E">
        <w:rPr>
          <w:b/>
          <w:bCs/>
          <w:color w:val="1F1F1F"/>
        </w:rPr>
        <w:t>Description:</w:t>
      </w:r>
      <w:r w:rsidRPr="0065178E">
        <w:rPr>
          <w:color w:val="1F1F1F"/>
        </w:rPr>
        <w:t xml:space="preserve"> Defines the autonomous workflow for the Intelligent Document Parsing (IDP) Agent to ingest natural language queries, orchestrate RAG-based retrieval against unstructured facility datasets, and extract schema-validated fields with absolute traceability.</w:t>
      </w:r>
    </w:p>
    <w:p w14:paraId="059E5D17" w14:textId="77777777" w:rsidR="0065178E" w:rsidRPr="0065178E" w:rsidRDefault="0065178E" w:rsidP="0065178E">
      <w:pPr>
        <w:spacing w:after="360" w:line="276" w:lineRule="auto"/>
        <w:rPr>
          <w:color w:val="1F1F1F"/>
        </w:rPr>
      </w:pPr>
      <w:r w:rsidRPr="0065178E">
        <w:rPr>
          <w:b/>
          <w:bCs/>
          <w:color w:val="1F1F1F"/>
        </w:rPr>
        <w:t>Primary Actor:</w:t>
      </w:r>
      <w:r w:rsidRPr="0065178E">
        <w:rPr>
          <w:color w:val="1F1F1F"/>
        </w:rPr>
        <w:t xml:space="preserve"> NGO Healthcare Coordinator (End-User)</w:t>
      </w:r>
    </w:p>
    <w:p w14:paraId="2765E11F" w14:textId="77777777" w:rsidR="0065178E" w:rsidRPr="0065178E" w:rsidRDefault="0065178E" w:rsidP="0065178E">
      <w:pPr>
        <w:spacing w:after="360" w:line="276" w:lineRule="auto"/>
        <w:rPr>
          <w:color w:val="1F1F1F"/>
        </w:rPr>
      </w:pPr>
      <w:r w:rsidRPr="0065178E">
        <w:rPr>
          <w:b/>
          <w:bCs/>
          <w:color w:val="1F1F1F"/>
        </w:rPr>
        <w:t>Secondary Actors:</w:t>
      </w:r>
      <w:r w:rsidRPr="0065178E">
        <w:rPr>
          <w:color w:val="1F1F1F"/>
        </w:rPr>
        <w:t xml:space="preserve"> IDP Agent (Autonomous Subsystem), Agentic Orchestrator (</w:t>
      </w:r>
      <w:proofErr w:type="spellStart"/>
      <w:r w:rsidRPr="0065178E">
        <w:rPr>
          <w:color w:val="1F1F1F"/>
        </w:rPr>
        <w:t>LangGraph</w:t>
      </w:r>
      <w:proofErr w:type="spellEnd"/>
      <w:r w:rsidRPr="0065178E">
        <w:rPr>
          <w:color w:val="1F1F1F"/>
        </w:rPr>
        <w:t xml:space="preserve"> / </w:t>
      </w:r>
      <w:proofErr w:type="spellStart"/>
      <w:r w:rsidRPr="0065178E">
        <w:rPr>
          <w:color w:val="1F1F1F"/>
        </w:rPr>
        <w:t>CrewAI</w:t>
      </w:r>
      <w:proofErr w:type="spellEnd"/>
      <w:r w:rsidRPr="0065178E">
        <w:rPr>
          <w:color w:val="1F1F1F"/>
        </w:rPr>
        <w:t xml:space="preserve">), RAG Vector Store (FAISS / </w:t>
      </w:r>
      <w:proofErr w:type="spellStart"/>
      <w:r w:rsidRPr="0065178E">
        <w:rPr>
          <w:color w:val="1F1F1F"/>
        </w:rPr>
        <w:t>LanceDB</w:t>
      </w:r>
      <w:proofErr w:type="spellEnd"/>
      <w:r w:rsidRPr="0065178E">
        <w:rPr>
          <w:color w:val="1F1F1F"/>
        </w:rPr>
        <w:t xml:space="preserve">), </w:t>
      </w:r>
      <w:proofErr w:type="spellStart"/>
      <w:r w:rsidRPr="0065178E">
        <w:rPr>
          <w:color w:val="1F1F1F"/>
        </w:rPr>
        <w:t>MLflow</w:t>
      </w:r>
      <w:proofErr w:type="spellEnd"/>
      <w:r w:rsidRPr="0065178E">
        <w:rPr>
          <w:color w:val="1F1F1F"/>
        </w:rPr>
        <w:t xml:space="preserve"> Telemetry Service</w:t>
      </w:r>
    </w:p>
    <w:p w14:paraId="0A7A2AB9" w14:textId="77777777" w:rsidR="0065178E" w:rsidRPr="0065178E" w:rsidRDefault="0065178E" w:rsidP="0065178E">
      <w:pPr>
        <w:spacing w:after="360" w:line="276" w:lineRule="auto"/>
        <w:rPr>
          <w:color w:val="1F1F1F"/>
        </w:rPr>
      </w:pPr>
      <w:r w:rsidRPr="0065178E">
        <w:rPr>
          <w:b/>
          <w:bCs/>
          <w:color w:val="1F1F1F"/>
        </w:rPr>
        <w:t>Trigger:</w:t>
      </w:r>
      <w:r w:rsidRPr="0065178E">
        <w:rPr>
          <w:color w:val="1F1F1F"/>
        </w:rPr>
        <w:t xml:space="preserve"> The </w:t>
      </w:r>
      <w:proofErr w:type="gramStart"/>
      <w:r w:rsidRPr="0065178E">
        <w:rPr>
          <w:color w:val="1F1F1F"/>
        </w:rPr>
        <w:t>Coordinator</w:t>
      </w:r>
      <w:proofErr w:type="gramEnd"/>
      <w:r w:rsidRPr="0065178E">
        <w:rPr>
          <w:color w:val="1F1F1F"/>
        </w:rPr>
        <w:t xml:space="preserve"> submits a natural language query via the Agentic Planning Interface.</w:t>
      </w:r>
    </w:p>
    <w:p w14:paraId="0BC5A120" w14:textId="77777777" w:rsidR="0065178E" w:rsidRPr="0065178E" w:rsidRDefault="0065178E" w:rsidP="0065178E">
      <w:pPr>
        <w:spacing w:after="360" w:line="276" w:lineRule="auto"/>
        <w:rPr>
          <w:color w:val="1F1F1F"/>
        </w:rPr>
      </w:pPr>
      <w:r w:rsidRPr="0065178E">
        <w:rPr>
          <w:b/>
          <w:bCs/>
          <w:color w:val="1F1F1F"/>
        </w:rPr>
        <w:t>Preconditions:</w:t>
      </w:r>
    </w:p>
    <w:p w14:paraId="37C2F8A8" w14:textId="77777777" w:rsidR="0065178E" w:rsidRPr="0065178E" w:rsidRDefault="0065178E">
      <w:pPr>
        <w:numPr>
          <w:ilvl w:val="0"/>
          <w:numId w:val="51"/>
        </w:numPr>
        <w:spacing w:after="360" w:line="276" w:lineRule="auto"/>
        <w:rPr>
          <w:color w:val="1F1F1F"/>
        </w:rPr>
      </w:pPr>
      <w:r w:rsidRPr="0065178E">
        <w:rPr>
          <w:color w:val="1F1F1F"/>
        </w:rPr>
        <w:lastRenderedPageBreak/>
        <w:t>The Virtue Foundation facility dataset (Ghana) embeddings are successfully indexed and actively serving within the vector store.</w:t>
      </w:r>
    </w:p>
    <w:p w14:paraId="4DCA0911" w14:textId="77777777" w:rsidR="0065178E" w:rsidRPr="0065178E" w:rsidRDefault="0065178E">
      <w:pPr>
        <w:numPr>
          <w:ilvl w:val="0"/>
          <w:numId w:val="51"/>
        </w:numPr>
        <w:spacing w:after="360" w:line="276" w:lineRule="auto"/>
        <w:rPr>
          <w:color w:val="1F1F1F"/>
        </w:rPr>
      </w:pPr>
      <w:r w:rsidRPr="0065178E">
        <w:rPr>
          <w:color w:val="1F1F1F"/>
        </w:rPr>
        <w:t>The multi-agent orchestrator is initialized and possesses active routing parameters.</w:t>
      </w:r>
    </w:p>
    <w:p w14:paraId="5ACAA851" w14:textId="77777777" w:rsidR="0065178E" w:rsidRPr="0065178E" w:rsidRDefault="0065178E">
      <w:pPr>
        <w:numPr>
          <w:ilvl w:val="0"/>
          <w:numId w:val="51"/>
        </w:numPr>
        <w:spacing w:after="360" w:line="276" w:lineRule="auto"/>
        <w:rPr>
          <w:color w:val="1F1F1F"/>
        </w:rPr>
      </w:pPr>
      <w:r w:rsidRPr="0065178E">
        <w:rPr>
          <w:color w:val="1F1F1F"/>
        </w:rPr>
        <w:t xml:space="preserve">The </w:t>
      </w:r>
      <w:proofErr w:type="spellStart"/>
      <w:r w:rsidRPr="0065178E">
        <w:rPr>
          <w:color w:val="1F1F1F"/>
        </w:rPr>
        <w:t>MLflow</w:t>
      </w:r>
      <w:proofErr w:type="spellEnd"/>
      <w:r w:rsidRPr="0065178E">
        <w:rPr>
          <w:color w:val="1F1F1F"/>
        </w:rPr>
        <w:t xml:space="preserve"> tracking server is active and reachable for telemetry logging.</w:t>
      </w:r>
    </w:p>
    <w:p w14:paraId="2BA80EC8" w14:textId="77777777" w:rsidR="0065178E" w:rsidRPr="0065178E" w:rsidRDefault="0065178E" w:rsidP="0065178E">
      <w:pPr>
        <w:spacing w:after="360" w:line="276" w:lineRule="auto"/>
        <w:rPr>
          <w:color w:val="1F1F1F"/>
        </w:rPr>
      </w:pPr>
      <w:r w:rsidRPr="0065178E">
        <w:rPr>
          <w:b/>
          <w:bCs/>
          <w:color w:val="1F1F1F"/>
        </w:rPr>
        <w:t>Postconditions (Success State):</w:t>
      </w:r>
    </w:p>
    <w:p w14:paraId="694BE2F3" w14:textId="77777777" w:rsidR="0065178E" w:rsidRPr="0065178E" w:rsidRDefault="0065178E">
      <w:pPr>
        <w:numPr>
          <w:ilvl w:val="0"/>
          <w:numId w:val="52"/>
        </w:numPr>
        <w:spacing w:after="360" w:line="276" w:lineRule="auto"/>
        <w:rPr>
          <w:color w:val="1F1F1F"/>
        </w:rPr>
      </w:pPr>
      <w:proofErr w:type="spellStart"/>
      <w:r w:rsidRPr="0065178E">
        <w:rPr>
          <w:color w:val="1F1F1F"/>
        </w:rPr>
        <w:t>Pydantic</w:t>
      </w:r>
      <w:proofErr w:type="spellEnd"/>
      <w:r w:rsidRPr="0065178E">
        <w:rPr>
          <w:color w:val="1F1F1F"/>
        </w:rPr>
        <w:t>-validated structured records are returned to the UI.</w:t>
      </w:r>
    </w:p>
    <w:p w14:paraId="1F4E6B62" w14:textId="77777777" w:rsidR="0065178E" w:rsidRPr="0065178E" w:rsidRDefault="0065178E">
      <w:pPr>
        <w:numPr>
          <w:ilvl w:val="0"/>
          <w:numId w:val="52"/>
        </w:numPr>
        <w:spacing w:after="360" w:line="276" w:lineRule="auto"/>
        <w:rPr>
          <w:color w:val="1F1F1F"/>
        </w:rPr>
      </w:pPr>
      <w:r w:rsidRPr="0065178E">
        <w:rPr>
          <w:color w:val="1F1F1F"/>
        </w:rPr>
        <w:t>Every generated claim includes an explicit, verifiable row-level citation linked to the source dataset.</w:t>
      </w:r>
    </w:p>
    <w:p w14:paraId="1E7A3FAF" w14:textId="77777777" w:rsidR="0065178E" w:rsidRPr="0065178E" w:rsidRDefault="0065178E">
      <w:pPr>
        <w:numPr>
          <w:ilvl w:val="0"/>
          <w:numId w:val="52"/>
        </w:numPr>
        <w:spacing w:after="360" w:line="276" w:lineRule="auto"/>
        <w:rPr>
          <w:color w:val="1F1F1F"/>
        </w:rPr>
      </w:pPr>
      <w:r w:rsidRPr="0065178E">
        <w:rPr>
          <w:color w:val="1F1F1F"/>
        </w:rPr>
        <w:t xml:space="preserve">The entire agentic reasoning chain (inputs, outputs, and tool calls) is permanently logged in </w:t>
      </w:r>
      <w:proofErr w:type="spellStart"/>
      <w:r w:rsidRPr="0065178E">
        <w:rPr>
          <w:color w:val="1F1F1F"/>
        </w:rPr>
        <w:t>MLflow</w:t>
      </w:r>
      <w:proofErr w:type="spellEnd"/>
      <w:r w:rsidRPr="0065178E">
        <w:rPr>
          <w:color w:val="1F1F1F"/>
        </w:rPr>
        <w:t xml:space="preserve"> for auditability.</w:t>
      </w:r>
    </w:p>
    <w:p w14:paraId="52E9CF13" w14:textId="77777777" w:rsidR="0065178E" w:rsidRPr="0065178E" w:rsidRDefault="0065178E" w:rsidP="0065178E">
      <w:pPr>
        <w:spacing w:after="360" w:line="276" w:lineRule="auto"/>
        <w:rPr>
          <w:color w:val="1F1F1F"/>
        </w:rPr>
      </w:pPr>
      <w:r w:rsidRPr="0065178E">
        <w:rPr>
          <w:b/>
          <w:bCs/>
          <w:color w:val="1F1F1F"/>
        </w:rPr>
        <w:t>Postconditions (Failure / Degradation State):</w:t>
      </w:r>
    </w:p>
    <w:p w14:paraId="6EB9F613" w14:textId="77777777" w:rsidR="0065178E" w:rsidRPr="0065178E" w:rsidRDefault="0065178E">
      <w:pPr>
        <w:numPr>
          <w:ilvl w:val="0"/>
          <w:numId w:val="53"/>
        </w:numPr>
        <w:spacing w:after="360" w:line="276" w:lineRule="auto"/>
        <w:rPr>
          <w:color w:val="1F1F1F"/>
        </w:rPr>
      </w:pPr>
      <w:r w:rsidRPr="0065178E">
        <w:rPr>
          <w:color w:val="1F1F1F"/>
        </w:rPr>
        <w:t>Ambiguous data is securely flagged rather than hallucinated or silently dropped.</w:t>
      </w:r>
    </w:p>
    <w:p w14:paraId="6F221F80" w14:textId="77777777" w:rsidR="0065178E" w:rsidRPr="0065178E" w:rsidRDefault="0065178E">
      <w:pPr>
        <w:numPr>
          <w:ilvl w:val="0"/>
          <w:numId w:val="53"/>
        </w:numPr>
        <w:spacing w:after="360" w:line="276" w:lineRule="auto"/>
        <w:rPr>
          <w:color w:val="1F1F1F"/>
        </w:rPr>
      </w:pPr>
      <w:r w:rsidRPr="0065178E">
        <w:rPr>
          <w:color w:val="1F1F1F"/>
        </w:rPr>
        <w:t xml:space="preserve">The </w:t>
      </w:r>
      <w:proofErr w:type="gramStart"/>
      <w:r w:rsidRPr="0065178E">
        <w:rPr>
          <w:color w:val="1F1F1F"/>
        </w:rPr>
        <w:t>Coordinator</w:t>
      </w:r>
      <w:proofErr w:type="gramEnd"/>
      <w:r w:rsidRPr="0065178E">
        <w:rPr>
          <w:color w:val="1F1F1F"/>
        </w:rPr>
        <w:t xml:space="preserve"> is alerted to specific data gaps or low-confidence extractions.</w:t>
      </w:r>
    </w:p>
    <w:p w14:paraId="0B1F6139" w14:textId="77777777" w:rsidR="0065178E" w:rsidRPr="0065178E" w:rsidRDefault="0065178E" w:rsidP="0065178E">
      <w:pPr>
        <w:spacing w:after="360" w:line="276" w:lineRule="auto"/>
        <w:rPr>
          <w:color w:val="1F1F1F"/>
        </w:rPr>
      </w:pPr>
      <w:r w:rsidRPr="0065178E">
        <w:rPr>
          <w:b/>
          <w:bCs/>
          <w:color w:val="1F1F1F"/>
        </w:rPr>
        <w:t>Primary Success Scenario (Normal Flow):</w:t>
      </w:r>
    </w:p>
    <w:p w14:paraId="4DE17497" w14:textId="77777777" w:rsidR="0065178E" w:rsidRPr="0065178E" w:rsidRDefault="0065178E">
      <w:pPr>
        <w:numPr>
          <w:ilvl w:val="0"/>
          <w:numId w:val="54"/>
        </w:numPr>
        <w:spacing w:after="360" w:line="276" w:lineRule="auto"/>
        <w:rPr>
          <w:color w:val="1F1F1F"/>
        </w:rPr>
      </w:pPr>
      <w:r w:rsidRPr="0065178E">
        <w:rPr>
          <w:b/>
          <w:bCs/>
          <w:color w:val="1F1F1F"/>
        </w:rPr>
        <w:t>Actor</w:t>
      </w:r>
      <w:r w:rsidRPr="0065178E">
        <w:rPr>
          <w:color w:val="1F1F1F"/>
        </w:rPr>
        <w:t xml:space="preserve"> submits a natural language query (e.g., </w:t>
      </w:r>
      <w:r w:rsidRPr="0065178E">
        <w:rPr>
          <w:i/>
          <w:iCs/>
          <w:color w:val="1F1F1F"/>
        </w:rPr>
        <w:t>"Which facilities in Accra perform cataract surgery?"</w:t>
      </w:r>
      <w:r w:rsidRPr="0065178E">
        <w:rPr>
          <w:color w:val="1F1F1F"/>
        </w:rPr>
        <w:t>) via the planning interface.</w:t>
      </w:r>
    </w:p>
    <w:p w14:paraId="5D429720" w14:textId="77777777" w:rsidR="0065178E" w:rsidRPr="0065178E" w:rsidRDefault="0065178E">
      <w:pPr>
        <w:numPr>
          <w:ilvl w:val="0"/>
          <w:numId w:val="54"/>
        </w:numPr>
        <w:spacing w:after="360" w:line="276" w:lineRule="auto"/>
        <w:rPr>
          <w:color w:val="1F1F1F"/>
        </w:rPr>
      </w:pPr>
      <w:r w:rsidRPr="0065178E">
        <w:rPr>
          <w:b/>
          <w:bCs/>
          <w:color w:val="1F1F1F"/>
        </w:rPr>
        <w:t>System (Agentic Orchestrator)</w:t>
      </w:r>
      <w:r w:rsidRPr="0065178E">
        <w:rPr>
          <w:color w:val="1F1F1F"/>
        </w:rPr>
        <w:t xml:space="preserve"> intercepts the input and dynamically decomposes the complex query into a sequential directed acyclic graph (DAG) of executable sub-tasks.</w:t>
      </w:r>
    </w:p>
    <w:p w14:paraId="5EAC9165" w14:textId="77777777" w:rsidR="0065178E" w:rsidRPr="0065178E" w:rsidRDefault="0065178E">
      <w:pPr>
        <w:numPr>
          <w:ilvl w:val="0"/>
          <w:numId w:val="54"/>
        </w:numPr>
        <w:spacing w:after="360" w:line="276" w:lineRule="auto"/>
        <w:rPr>
          <w:color w:val="1F1F1F"/>
        </w:rPr>
      </w:pPr>
      <w:r w:rsidRPr="0065178E">
        <w:rPr>
          <w:b/>
          <w:bCs/>
          <w:color w:val="1F1F1F"/>
        </w:rPr>
        <w:t>System (IDP Agent)</w:t>
      </w:r>
      <w:r w:rsidRPr="0065178E">
        <w:rPr>
          <w:color w:val="1F1F1F"/>
        </w:rPr>
        <w:t xml:space="preserve"> executes a semantic search against the RAG vector store to retrieve the top-</w:t>
      </w:r>
      <w:r w:rsidRPr="0065178E">
        <w:rPr>
          <w:i/>
          <w:iCs/>
          <w:color w:val="1F1F1F"/>
        </w:rPr>
        <w:t>k</w:t>
      </w:r>
      <w:r w:rsidRPr="0065178E">
        <w:rPr>
          <w:color w:val="1F1F1F"/>
        </w:rPr>
        <w:t xml:space="preserve"> most relevant unstructured text chunks associated with regional facility records.</w:t>
      </w:r>
    </w:p>
    <w:p w14:paraId="1D52C9AD" w14:textId="77777777" w:rsidR="0065178E" w:rsidRPr="0065178E" w:rsidRDefault="0065178E">
      <w:pPr>
        <w:numPr>
          <w:ilvl w:val="0"/>
          <w:numId w:val="54"/>
        </w:numPr>
        <w:spacing w:after="360" w:line="276" w:lineRule="auto"/>
        <w:rPr>
          <w:color w:val="1F1F1F"/>
        </w:rPr>
      </w:pPr>
      <w:r w:rsidRPr="0065178E">
        <w:rPr>
          <w:b/>
          <w:bCs/>
          <w:color w:val="1F1F1F"/>
        </w:rPr>
        <w:t>System (LLM Inference)</w:t>
      </w:r>
      <w:r w:rsidRPr="0065178E">
        <w:rPr>
          <w:color w:val="1F1F1F"/>
        </w:rPr>
        <w:t xml:space="preserve"> processes the retrieved chunks and extracts structured medical entities, strictly mapping them to the Virtue Foundation </w:t>
      </w:r>
      <w:proofErr w:type="spellStart"/>
      <w:r w:rsidRPr="0065178E">
        <w:rPr>
          <w:color w:val="1F1F1F"/>
        </w:rPr>
        <w:t>Pydantic</w:t>
      </w:r>
      <w:proofErr w:type="spellEnd"/>
      <w:r w:rsidRPr="0065178E">
        <w:rPr>
          <w:color w:val="1F1F1F"/>
        </w:rPr>
        <w:t xml:space="preserve"> schema (specifically: procedure: list[str], equipment: list[str], capability: list[str], specialties: list[str]).</w:t>
      </w:r>
    </w:p>
    <w:p w14:paraId="0C0FC09A" w14:textId="77777777" w:rsidR="0065178E" w:rsidRPr="0065178E" w:rsidRDefault="0065178E">
      <w:pPr>
        <w:numPr>
          <w:ilvl w:val="0"/>
          <w:numId w:val="54"/>
        </w:numPr>
        <w:spacing w:after="360" w:line="276" w:lineRule="auto"/>
        <w:rPr>
          <w:color w:val="1F1F1F"/>
        </w:rPr>
      </w:pPr>
      <w:r w:rsidRPr="0065178E">
        <w:rPr>
          <w:b/>
          <w:bCs/>
          <w:color w:val="1F1F1F"/>
        </w:rPr>
        <w:t>System (IDP Agent)</w:t>
      </w:r>
      <w:r w:rsidRPr="0065178E">
        <w:rPr>
          <w:color w:val="1F1F1F"/>
        </w:rPr>
        <w:t xml:space="preserve"> formats the extracted records and programmatically injects explicit </w:t>
      </w:r>
      <w:r w:rsidRPr="0065178E">
        <w:rPr>
          <w:color w:val="1F1F1F"/>
        </w:rPr>
        <w:lastRenderedPageBreak/>
        <w:t>row-level citations, mapping every AI claim back to its exact source document row index.</w:t>
      </w:r>
    </w:p>
    <w:p w14:paraId="535C83C0" w14:textId="77777777" w:rsidR="0065178E" w:rsidRPr="0065178E" w:rsidRDefault="0065178E">
      <w:pPr>
        <w:numPr>
          <w:ilvl w:val="0"/>
          <w:numId w:val="54"/>
        </w:numPr>
        <w:spacing w:after="360" w:line="276" w:lineRule="auto"/>
        <w:rPr>
          <w:color w:val="1F1F1F"/>
        </w:rPr>
      </w:pPr>
      <w:r w:rsidRPr="0065178E">
        <w:rPr>
          <w:b/>
          <w:bCs/>
          <w:color w:val="1F1F1F"/>
        </w:rPr>
        <w:t>System (</w:t>
      </w:r>
      <w:proofErr w:type="spellStart"/>
      <w:r w:rsidRPr="0065178E">
        <w:rPr>
          <w:b/>
          <w:bCs/>
          <w:color w:val="1F1F1F"/>
        </w:rPr>
        <w:t>MLflow</w:t>
      </w:r>
      <w:proofErr w:type="spellEnd"/>
      <w:r w:rsidRPr="0065178E">
        <w:rPr>
          <w:b/>
          <w:bCs/>
          <w:color w:val="1F1F1F"/>
        </w:rPr>
        <w:t xml:space="preserve"> Telemetry)</w:t>
      </w:r>
      <w:r w:rsidRPr="0065178E">
        <w:rPr>
          <w:color w:val="1F1F1F"/>
        </w:rPr>
        <w:t xml:space="preserve"> asynchronously fires a logging event, capturing the complete reasoning trace, sub-task prompts, intermediate outputs, and citation indices.</w:t>
      </w:r>
    </w:p>
    <w:p w14:paraId="1F37323F" w14:textId="77777777" w:rsidR="0065178E" w:rsidRPr="0065178E" w:rsidRDefault="0065178E">
      <w:pPr>
        <w:numPr>
          <w:ilvl w:val="0"/>
          <w:numId w:val="54"/>
        </w:numPr>
        <w:spacing w:after="360" w:line="276" w:lineRule="auto"/>
        <w:rPr>
          <w:color w:val="1F1F1F"/>
        </w:rPr>
      </w:pPr>
      <w:r w:rsidRPr="0065178E">
        <w:rPr>
          <w:b/>
          <w:bCs/>
          <w:color w:val="1F1F1F"/>
        </w:rPr>
        <w:t>System</w:t>
      </w:r>
      <w:r w:rsidRPr="0065178E">
        <w:rPr>
          <w:color w:val="1F1F1F"/>
        </w:rPr>
        <w:t xml:space="preserve"> renders the structured response, mapped data, and interactive citations in the Coordinator's UI.</w:t>
      </w:r>
    </w:p>
    <w:p w14:paraId="238F5808" w14:textId="77777777" w:rsidR="0065178E" w:rsidRPr="0065178E" w:rsidRDefault="0065178E" w:rsidP="0065178E">
      <w:pPr>
        <w:spacing w:after="360" w:line="276" w:lineRule="auto"/>
        <w:rPr>
          <w:color w:val="1F1F1F"/>
        </w:rPr>
      </w:pPr>
      <w:r w:rsidRPr="0065178E">
        <w:rPr>
          <w:b/>
          <w:bCs/>
          <w:color w:val="1F1F1F"/>
        </w:rPr>
        <w:t>Exception &amp; Alternative Flows:</w:t>
      </w:r>
    </w:p>
    <w:p w14:paraId="4D30E6C6" w14:textId="77777777" w:rsidR="0065178E" w:rsidRPr="0065178E" w:rsidRDefault="0065178E">
      <w:pPr>
        <w:numPr>
          <w:ilvl w:val="0"/>
          <w:numId w:val="55"/>
        </w:numPr>
        <w:spacing w:after="360" w:line="276" w:lineRule="auto"/>
        <w:rPr>
          <w:color w:val="1F1F1F"/>
        </w:rPr>
      </w:pPr>
      <w:r w:rsidRPr="0065178E">
        <w:rPr>
          <w:b/>
          <w:bCs/>
          <w:color w:val="1F1F1F"/>
        </w:rPr>
        <w:t>3a. Vector Store Data Sparsity (Insufficient Data):</w:t>
      </w:r>
    </w:p>
    <w:p w14:paraId="681218C9" w14:textId="77777777" w:rsidR="0065178E" w:rsidRPr="0065178E" w:rsidRDefault="0065178E">
      <w:pPr>
        <w:numPr>
          <w:ilvl w:val="1"/>
          <w:numId w:val="55"/>
        </w:numPr>
        <w:spacing w:after="360" w:line="276" w:lineRule="auto"/>
        <w:rPr>
          <w:color w:val="1F1F1F"/>
        </w:rPr>
      </w:pPr>
      <w:r w:rsidRPr="0065178E">
        <w:rPr>
          <w:color w:val="1F1F1F"/>
        </w:rPr>
        <w:t>System (IDP Agent) detects a semantic similarity score below the retrieval threshold or returns an empty chunk set for the targeted query.</w:t>
      </w:r>
    </w:p>
    <w:p w14:paraId="194DD593" w14:textId="77777777" w:rsidR="0065178E" w:rsidRPr="0065178E" w:rsidRDefault="0065178E">
      <w:pPr>
        <w:numPr>
          <w:ilvl w:val="1"/>
          <w:numId w:val="55"/>
        </w:numPr>
        <w:spacing w:after="360" w:line="276" w:lineRule="auto"/>
        <w:rPr>
          <w:color w:val="1F1F1F"/>
        </w:rPr>
      </w:pPr>
      <w:r w:rsidRPr="0065178E">
        <w:rPr>
          <w:color w:val="1F1F1F"/>
        </w:rPr>
        <w:t>System halts the specific extraction sub-task to prevent LLM hallucination.</w:t>
      </w:r>
    </w:p>
    <w:p w14:paraId="5A073A39" w14:textId="77777777" w:rsidR="0065178E" w:rsidRPr="0065178E" w:rsidRDefault="0065178E">
      <w:pPr>
        <w:numPr>
          <w:ilvl w:val="1"/>
          <w:numId w:val="55"/>
        </w:numPr>
        <w:spacing w:after="360" w:line="276" w:lineRule="auto"/>
        <w:rPr>
          <w:color w:val="1F1F1F"/>
        </w:rPr>
      </w:pPr>
      <w:r w:rsidRPr="0065178E">
        <w:rPr>
          <w:color w:val="1F1F1F"/>
        </w:rPr>
        <w:t xml:space="preserve">System surfaces a graceful degradation response to the Actor (e.g., </w:t>
      </w:r>
      <w:r w:rsidRPr="0065178E">
        <w:rPr>
          <w:i/>
          <w:iCs/>
          <w:color w:val="1F1F1F"/>
        </w:rPr>
        <w:t>"Insufficient unstructured data available in the current index to verify cataract surgery capabilities in Accra."</w:t>
      </w:r>
      <w:r w:rsidRPr="0065178E">
        <w:rPr>
          <w:color w:val="1F1F1F"/>
        </w:rPr>
        <w:t>) and suggests a schema gap review.</w:t>
      </w:r>
    </w:p>
    <w:p w14:paraId="62518408" w14:textId="77777777" w:rsidR="0065178E" w:rsidRPr="0065178E" w:rsidRDefault="0065178E">
      <w:pPr>
        <w:numPr>
          <w:ilvl w:val="1"/>
          <w:numId w:val="55"/>
        </w:numPr>
        <w:spacing w:after="360" w:line="276" w:lineRule="auto"/>
        <w:rPr>
          <w:color w:val="1F1F1F"/>
        </w:rPr>
      </w:pPr>
      <w:r w:rsidRPr="0065178E">
        <w:rPr>
          <w:color w:val="1F1F1F"/>
        </w:rPr>
        <w:t>Use case terminates (Partial or Empty Result Set).</w:t>
      </w:r>
    </w:p>
    <w:p w14:paraId="6C431340" w14:textId="77777777" w:rsidR="0065178E" w:rsidRPr="0065178E" w:rsidRDefault="0065178E">
      <w:pPr>
        <w:numPr>
          <w:ilvl w:val="0"/>
          <w:numId w:val="55"/>
        </w:numPr>
        <w:spacing w:after="360" w:line="276" w:lineRule="auto"/>
        <w:rPr>
          <w:color w:val="1F1F1F"/>
        </w:rPr>
      </w:pPr>
      <w:r w:rsidRPr="0065178E">
        <w:rPr>
          <w:b/>
          <w:bCs/>
          <w:color w:val="1F1F1F"/>
        </w:rPr>
        <w:t>4a. Low-Confidence LLM Extraction / Ambiguous Source Text:</w:t>
      </w:r>
    </w:p>
    <w:p w14:paraId="6446711D" w14:textId="77777777" w:rsidR="0065178E" w:rsidRPr="0065178E" w:rsidRDefault="0065178E">
      <w:pPr>
        <w:numPr>
          <w:ilvl w:val="1"/>
          <w:numId w:val="56"/>
        </w:numPr>
        <w:spacing w:after="360" w:line="276" w:lineRule="auto"/>
        <w:rPr>
          <w:color w:val="1F1F1F"/>
        </w:rPr>
      </w:pPr>
      <w:r w:rsidRPr="0065178E">
        <w:rPr>
          <w:color w:val="1F1F1F"/>
        </w:rPr>
        <w:t xml:space="preserve">System (LLM Inference) evaluates the extraction confidence score against the pre-defined threshold required for </w:t>
      </w:r>
      <w:proofErr w:type="spellStart"/>
      <w:r w:rsidRPr="0065178E">
        <w:rPr>
          <w:color w:val="1F1F1F"/>
        </w:rPr>
        <w:t>Pydantic</w:t>
      </w:r>
      <w:proofErr w:type="spellEnd"/>
      <w:r w:rsidRPr="0065178E">
        <w:rPr>
          <w:color w:val="1F1F1F"/>
        </w:rPr>
        <w:t xml:space="preserve"> validation.</w:t>
      </w:r>
    </w:p>
    <w:p w14:paraId="7D6E50E7" w14:textId="77777777" w:rsidR="0065178E" w:rsidRPr="0065178E" w:rsidRDefault="0065178E">
      <w:pPr>
        <w:numPr>
          <w:ilvl w:val="1"/>
          <w:numId w:val="56"/>
        </w:numPr>
        <w:spacing w:after="360" w:line="276" w:lineRule="auto"/>
        <w:rPr>
          <w:color w:val="1F1F1F"/>
        </w:rPr>
      </w:pPr>
      <w:r w:rsidRPr="0065178E">
        <w:rPr>
          <w:color w:val="1F1F1F"/>
        </w:rPr>
        <w:t>System detects an ambiguous extraction (e.g., the source text implies a capability but lacks declarative proof).</w:t>
      </w:r>
    </w:p>
    <w:p w14:paraId="0C22B94A" w14:textId="77777777" w:rsidR="0065178E" w:rsidRPr="0065178E" w:rsidRDefault="0065178E">
      <w:pPr>
        <w:numPr>
          <w:ilvl w:val="1"/>
          <w:numId w:val="56"/>
        </w:numPr>
        <w:spacing w:after="360" w:line="276" w:lineRule="auto"/>
        <w:rPr>
          <w:color w:val="1F1F1F"/>
        </w:rPr>
      </w:pPr>
      <w:r w:rsidRPr="0065178E">
        <w:rPr>
          <w:color w:val="1F1F1F"/>
        </w:rPr>
        <w:t>System bypasses standard validation and applies a "Requires Human Review" status flag to the specific facility record and field.</w:t>
      </w:r>
    </w:p>
    <w:p w14:paraId="2B2AF9AA" w14:textId="77777777" w:rsidR="0065178E" w:rsidRPr="0065178E" w:rsidRDefault="0065178E">
      <w:pPr>
        <w:numPr>
          <w:ilvl w:val="1"/>
          <w:numId w:val="56"/>
        </w:numPr>
        <w:spacing w:after="360" w:line="276" w:lineRule="auto"/>
        <w:rPr>
          <w:color w:val="1F1F1F"/>
        </w:rPr>
      </w:pPr>
      <w:r w:rsidRPr="0065178E">
        <w:rPr>
          <w:color w:val="1F1F1F"/>
        </w:rPr>
        <w:t xml:space="preserve">System includes the flagged record in the final UI output, explicitly highlighting the ambiguity (amber warning state) to the </w:t>
      </w:r>
      <w:proofErr w:type="gramStart"/>
      <w:r w:rsidRPr="0065178E">
        <w:rPr>
          <w:color w:val="1F1F1F"/>
        </w:rPr>
        <w:t>Coordinator</w:t>
      </w:r>
      <w:proofErr w:type="gramEnd"/>
      <w:r w:rsidRPr="0065178E">
        <w:rPr>
          <w:color w:val="1F1F1F"/>
        </w:rPr>
        <w:t xml:space="preserve"> for manual verification.</w:t>
      </w:r>
    </w:p>
    <w:p w14:paraId="2AB8C7ED" w14:textId="77777777" w:rsidR="0065178E" w:rsidRPr="0065178E" w:rsidRDefault="0065178E">
      <w:pPr>
        <w:numPr>
          <w:ilvl w:val="1"/>
          <w:numId w:val="56"/>
        </w:numPr>
        <w:spacing w:after="360" w:line="276" w:lineRule="auto"/>
        <w:rPr>
          <w:color w:val="1F1F1F"/>
        </w:rPr>
      </w:pPr>
      <w:r w:rsidRPr="0065178E">
        <w:rPr>
          <w:color w:val="1F1F1F"/>
        </w:rPr>
        <w:t>Use case continues to Step 5.</w:t>
      </w:r>
    </w:p>
    <w:p w14:paraId="008137B5" w14:textId="77777777" w:rsidR="0065178E" w:rsidRPr="0065178E" w:rsidRDefault="0065178E" w:rsidP="0065178E">
      <w:pPr>
        <w:spacing w:after="360" w:line="276" w:lineRule="auto"/>
      </w:pPr>
    </w:p>
    <w:p w14:paraId="25C62208" w14:textId="77777777" w:rsidR="00B138F7" w:rsidRPr="00B138F7" w:rsidRDefault="00B138F7" w:rsidP="00B138F7">
      <w:pPr>
        <w:spacing w:after="360" w:line="276" w:lineRule="auto"/>
        <w:rPr>
          <w:color w:val="1F1F1F"/>
        </w:rPr>
      </w:pPr>
      <w:r w:rsidRPr="00B138F7">
        <w:rPr>
          <w:color w:val="1F1F1F"/>
        </w:rPr>
        <w:lastRenderedPageBreak/>
        <w:t>Here is the professional, enterprise-standard refactor for Use Case 6.</w:t>
      </w:r>
    </w:p>
    <w:p w14:paraId="3D14580F" w14:textId="77777777" w:rsidR="00B138F7" w:rsidRPr="00B138F7" w:rsidRDefault="00B138F7" w:rsidP="00B138F7">
      <w:pPr>
        <w:spacing w:after="360" w:line="276" w:lineRule="auto"/>
        <w:rPr>
          <w:color w:val="1F1F1F"/>
        </w:rPr>
      </w:pPr>
      <w:r w:rsidRPr="00B138F7">
        <w:rPr>
          <w:color w:val="1F1F1F"/>
        </w:rPr>
        <w:t xml:space="preserve">For data-synthesis and merge operations, top-tier engineering teams at companies like Google or Databricks focus heavily on </w:t>
      </w:r>
      <w:r w:rsidRPr="00B138F7">
        <w:rPr>
          <w:b/>
          <w:bCs/>
          <w:color w:val="1F1F1F"/>
        </w:rPr>
        <w:t>conflict resolution algorithms</w:t>
      </w:r>
      <w:r w:rsidRPr="00B138F7">
        <w:rPr>
          <w:color w:val="1F1F1F"/>
        </w:rPr>
        <w:t xml:space="preserve">, </w:t>
      </w:r>
      <w:r w:rsidRPr="00B138F7">
        <w:rPr>
          <w:b/>
          <w:bCs/>
          <w:color w:val="1F1F1F"/>
        </w:rPr>
        <w:t>schema validation</w:t>
      </w:r>
      <w:r w:rsidRPr="00B138F7">
        <w:rPr>
          <w:color w:val="1F1F1F"/>
        </w:rPr>
        <w:t xml:space="preserve">, and </w:t>
      </w:r>
      <w:r w:rsidRPr="00B138F7">
        <w:rPr>
          <w:b/>
          <w:bCs/>
          <w:color w:val="1F1F1F"/>
        </w:rPr>
        <w:t>human-in-the-loop (HITL) fallbacks</w:t>
      </w:r>
      <w:r w:rsidRPr="00B138F7">
        <w:rPr>
          <w:color w:val="1F1F1F"/>
        </w:rPr>
        <w:t>. This proves the system is designed to handle messy, real-world data without corrupting the production database.</w:t>
      </w:r>
    </w:p>
    <w:p w14:paraId="50831868" w14:textId="77777777" w:rsidR="00B138F7" w:rsidRPr="00B138F7" w:rsidRDefault="00B138F7" w:rsidP="00B138F7">
      <w:pPr>
        <w:spacing w:after="360" w:line="276" w:lineRule="auto"/>
        <w:rPr>
          <w:b/>
          <w:bCs/>
          <w:color w:val="1F1F1F"/>
        </w:rPr>
      </w:pPr>
      <w:r w:rsidRPr="00B138F7">
        <w:rPr>
          <w:b/>
          <w:bCs/>
          <w:color w:val="1F1F1F"/>
        </w:rPr>
        <w:t>UC-06: Autonomous Synthesis and Conflict Resolution of Facility Data</w:t>
      </w:r>
    </w:p>
    <w:p w14:paraId="504C2945" w14:textId="77777777" w:rsidR="00B138F7" w:rsidRPr="00B138F7" w:rsidRDefault="00B138F7" w:rsidP="00B138F7">
      <w:pPr>
        <w:spacing w:after="360" w:line="276" w:lineRule="auto"/>
        <w:rPr>
          <w:color w:val="1F1F1F"/>
        </w:rPr>
      </w:pPr>
      <w:r w:rsidRPr="00B138F7">
        <w:rPr>
          <w:b/>
          <w:bCs/>
          <w:color w:val="1F1F1F"/>
        </w:rPr>
        <w:t>Description:</w:t>
      </w:r>
      <w:r w:rsidRPr="00B138F7">
        <w:rPr>
          <w:color w:val="1F1F1F"/>
        </w:rPr>
        <w:t xml:space="preserve"> Defines the automated pipeline where the Intelligent Document Parsing (IDP) Agent merges newly extracted unstructured features with existing structured relational data, applying confidence heuristics to resolve data conflicts and outputting a unified, </w:t>
      </w:r>
      <w:proofErr w:type="spellStart"/>
      <w:r w:rsidRPr="00B138F7">
        <w:rPr>
          <w:color w:val="1F1F1F"/>
        </w:rPr>
        <w:t>queryable</w:t>
      </w:r>
      <w:proofErr w:type="spellEnd"/>
      <w:r w:rsidRPr="00B138F7">
        <w:rPr>
          <w:color w:val="1F1F1F"/>
        </w:rPr>
        <w:t xml:space="preserve"> facility profile.</w:t>
      </w:r>
    </w:p>
    <w:p w14:paraId="14D80D97" w14:textId="77777777" w:rsidR="00B138F7" w:rsidRPr="00B138F7" w:rsidRDefault="00B138F7" w:rsidP="00B138F7">
      <w:pPr>
        <w:spacing w:after="360" w:line="276" w:lineRule="auto"/>
        <w:rPr>
          <w:color w:val="1F1F1F"/>
        </w:rPr>
      </w:pPr>
      <w:r w:rsidRPr="00B138F7">
        <w:rPr>
          <w:b/>
          <w:bCs/>
          <w:color w:val="1F1F1F"/>
        </w:rPr>
        <w:t>Primary Actor:</w:t>
      </w:r>
      <w:r w:rsidRPr="00B138F7">
        <w:rPr>
          <w:color w:val="1F1F1F"/>
        </w:rPr>
        <w:t xml:space="preserve"> IDP Agent (Autonomous Subsystem)</w:t>
      </w:r>
    </w:p>
    <w:p w14:paraId="3F8E254F" w14:textId="77777777" w:rsidR="00B138F7" w:rsidRPr="00B138F7" w:rsidRDefault="00B138F7" w:rsidP="00B138F7">
      <w:pPr>
        <w:spacing w:after="360" w:line="276" w:lineRule="auto"/>
        <w:rPr>
          <w:color w:val="1F1F1F"/>
        </w:rPr>
      </w:pPr>
      <w:r w:rsidRPr="00B138F7">
        <w:rPr>
          <w:b/>
          <w:bCs/>
          <w:color w:val="1F1F1F"/>
        </w:rPr>
        <w:t>Secondary Actors:</w:t>
      </w:r>
      <w:r w:rsidRPr="00B138F7">
        <w:rPr>
          <w:color w:val="1F1F1F"/>
        </w:rPr>
        <w:t xml:space="preserve"> Base SQL Database, Databricks Genie (Text2SQL Service), NGO Healthcare Coordinator (Human-in-the-Loop)</w:t>
      </w:r>
    </w:p>
    <w:p w14:paraId="4B3A1E2B" w14:textId="77777777" w:rsidR="00B138F7" w:rsidRPr="00B138F7" w:rsidRDefault="00B138F7" w:rsidP="00B138F7">
      <w:pPr>
        <w:spacing w:after="360" w:line="276" w:lineRule="auto"/>
        <w:rPr>
          <w:color w:val="1F1F1F"/>
        </w:rPr>
      </w:pPr>
      <w:r w:rsidRPr="00B138F7">
        <w:rPr>
          <w:b/>
          <w:bCs/>
          <w:color w:val="1F1F1F"/>
        </w:rPr>
        <w:t>Trigger:</w:t>
      </w:r>
      <w:r w:rsidRPr="00B138F7">
        <w:rPr>
          <w:color w:val="1F1F1F"/>
        </w:rPr>
        <w:t xml:space="preserve"> The successful completion of the unstructured feature extraction pipeline (UC-05) for a defined batch of facility records.</w:t>
      </w:r>
    </w:p>
    <w:p w14:paraId="0FA422A1" w14:textId="77777777" w:rsidR="00B138F7" w:rsidRPr="00B138F7" w:rsidRDefault="00B138F7" w:rsidP="00B138F7">
      <w:pPr>
        <w:spacing w:after="360" w:line="276" w:lineRule="auto"/>
        <w:rPr>
          <w:color w:val="1F1F1F"/>
        </w:rPr>
      </w:pPr>
      <w:r w:rsidRPr="00B138F7">
        <w:rPr>
          <w:b/>
          <w:bCs/>
          <w:color w:val="1F1F1F"/>
        </w:rPr>
        <w:t>Preconditions:</w:t>
      </w:r>
    </w:p>
    <w:p w14:paraId="26D12726" w14:textId="77777777" w:rsidR="00B138F7" w:rsidRPr="00B138F7" w:rsidRDefault="00B138F7">
      <w:pPr>
        <w:numPr>
          <w:ilvl w:val="0"/>
          <w:numId w:val="57"/>
        </w:numPr>
        <w:spacing w:after="360" w:line="276" w:lineRule="auto"/>
        <w:rPr>
          <w:color w:val="1F1F1F"/>
        </w:rPr>
      </w:pPr>
      <w:r w:rsidRPr="00B138F7">
        <w:rPr>
          <w:color w:val="1F1F1F"/>
        </w:rPr>
        <w:t xml:space="preserve">The structured base schema records (e.g., contact, address, </w:t>
      </w:r>
      <w:proofErr w:type="spellStart"/>
      <w:r w:rsidRPr="00B138F7">
        <w:rPr>
          <w:color w:val="1F1F1F"/>
        </w:rPr>
        <w:t>facilityTypeId</w:t>
      </w:r>
      <w:proofErr w:type="spellEnd"/>
      <w:r w:rsidRPr="00B138F7">
        <w:rPr>
          <w:color w:val="1F1F1F"/>
        </w:rPr>
        <w:t xml:space="preserve">, </w:t>
      </w:r>
      <w:proofErr w:type="spellStart"/>
      <w:r w:rsidRPr="00B138F7">
        <w:rPr>
          <w:color w:val="1F1F1F"/>
        </w:rPr>
        <w:t>operatorTypeId</w:t>
      </w:r>
      <w:proofErr w:type="spellEnd"/>
      <w:r w:rsidRPr="00B138F7">
        <w:rPr>
          <w:color w:val="1F1F1F"/>
        </w:rPr>
        <w:t>) for the target facilities exist within the primary database.</w:t>
      </w:r>
    </w:p>
    <w:p w14:paraId="40D79A2C" w14:textId="77777777" w:rsidR="00B138F7" w:rsidRPr="00B138F7" w:rsidRDefault="00B138F7">
      <w:pPr>
        <w:numPr>
          <w:ilvl w:val="0"/>
          <w:numId w:val="57"/>
        </w:numPr>
        <w:spacing w:after="360" w:line="276" w:lineRule="auto"/>
        <w:rPr>
          <w:color w:val="1F1F1F"/>
        </w:rPr>
      </w:pPr>
      <w:r w:rsidRPr="00B138F7">
        <w:rPr>
          <w:color w:val="1F1F1F"/>
        </w:rPr>
        <w:t>The raw, extracted unstructured arrays (e.g., procedures, equipment, capabilities) are available in the processing queue.</w:t>
      </w:r>
    </w:p>
    <w:p w14:paraId="2A425AC2" w14:textId="77777777" w:rsidR="00B138F7" w:rsidRPr="00B138F7" w:rsidRDefault="00B138F7" w:rsidP="00B138F7">
      <w:pPr>
        <w:spacing w:after="360" w:line="276" w:lineRule="auto"/>
        <w:rPr>
          <w:color w:val="1F1F1F"/>
        </w:rPr>
      </w:pPr>
      <w:r w:rsidRPr="00B138F7">
        <w:rPr>
          <w:b/>
          <w:bCs/>
          <w:color w:val="1F1F1F"/>
        </w:rPr>
        <w:t>Postconditions (Success State):</w:t>
      </w:r>
    </w:p>
    <w:p w14:paraId="4EA096F9" w14:textId="77777777" w:rsidR="00B138F7" w:rsidRPr="00B138F7" w:rsidRDefault="00B138F7">
      <w:pPr>
        <w:numPr>
          <w:ilvl w:val="0"/>
          <w:numId w:val="58"/>
        </w:numPr>
        <w:spacing w:after="360" w:line="276" w:lineRule="auto"/>
        <w:rPr>
          <w:color w:val="1F1F1F"/>
        </w:rPr>
      </w:pPr>
      <w:r w:rsidRPr="00B138F7">
        <w:rPr>
          <w:color w:val="1F1F1F"/>
        </w:rPr>
        <w:t>A unified, comprehensive facility profile is synthesized and validated against the strict Virtue Foundation schema.</w:t>
      </w:r>
    </w:p>
    <w:p w14:paraId="01CCA7C7" w14:textId="77777777" w:rsidR="00B138F7" w:rsidRPr="00B138F7" w:rsidRDefault="00B138F7">
      <w:pPr>
        <w:numPr>
          <w:ilvl w:val="0"/>
          <w:numId w:val="58"/>
        </w:numPr>
        <w:spacing w:after="360" w:line="276" w:lineRule="auto"/>
        <w:rPr>
          <w:color w:val="1F1F1F"/>
        </w:rPr>
      </w:pPr>
      <w:r w:rsidRPr="00B138F7">
        <w:rPr>
          <w:color w:val="1F1F1F"/>
        </w:rPr>
        <w:t>The synthesized record is persisted to the database and successfully indexed for natural language querying via Databricks Genie.</w:t>
      </w:r>
    </w:p>
    <w:p w14:paraId="234D1E30" w14:textId="77777777" w:rsidR="00B138F7" w:rsidRPr="00B138F7" w:rsidRDefault="00B138F7" w:rsidP="00B138F7">
      <w:pPr>
        <w:spacing w:after="360" w:line="276" w:lineRule="auto"/>
        <w:rPr>
          <w:color w:val="1F1F1F"/>
        </w:rPr>
      </w:pPr>
      <w:r w:rsidRPr="00B138F7">
        <w:rPr>
          <w:b/>
          <w:bCs/>
          <w:color w:val="1F1F1F"/>
        </w:rPr>
        <w:t>Postconditions (Failure / Exception State):</w:t>
      </w:r>
    </w:p>
    <w:p w14:paraId="608BE750" w14:textId="77777777" w:rsidR="00B138F7" w:rsidRPr="00B138F7" w:rsidRDefault="00B138F7">
      <w:pPr>
        <w:numPr>
          <w:ilvl w:val="0"/>
          <w:numId w:val="59"/>
        </w:numPr>
        <w:spacing w:after="360" w:line="276" w:lineRule="auto"/>
        <w:rPr>
          <w:color w:val="1F1F1F"/>
        </w:rPr>
      </w:pPr>
      <w:r w:rsidRPr="00B138F7">
        <w:rPr>
          <w:color w:val="1F1F1F"/>
        </w:rPr>
        <w:t xml:space="preserve">No unvalidated or logically conflicting data is committed to the unified production </w:t>
      </w:r>
      <w:r w:rsidRPr="00B138F7">
        <w:rPr>
          <w:color w:val="1F1F1F"/>
        </w:rPr>
        <w:lastRenderedPageBreak/>
        <w:t>schema.</w:t>
      </w:r>
    </w:p>
    <w:p w14:paraId="7235CAAA" w14:textId="77777777" w:rsidR="00B138F7" w:rsidRPr="00B138F7" w:rsidRDefault="00B138F7">
      <w:pPr>
        <w:numPr>
          <w:ilvl w:val="0"/>
          <w:numId w:val="59"/>
        </w:numPr>
        <w:spacing w:after="360" w:line="276" w:lineRule="auto"/>
        <w:rPr>
          <w:color w:val="1F1F1F"/>
        </w:rPr>
      </w:pPr>
      <w:r w:rsidRPr="00B138F7">
        <w:rPr>
          <w:color w:val="1F1F1F"/>
        </w:rPr>
        <w:t>Unresolvable records are securely quarantined and flagged for manual review.</w:t>
      </w:r>
    </w:p>
    <w:p w14:paraId="14ACDD76" w14:textId="77777777" w:rsidR="00B138F7" w:rsidRPr="00B138F7" w:rsidRDefault="00B138F7" w:rsidP="00B138F7">
      <w:pPr>
        <w:spacing w:after="360" w:line="276" w:lineRule="auto"/>
        <w:rPr>
          <w:color w:val="1F1F1F"/>
        </w:rPr>
      </w:pPr>
      <w:r w:rsidRPr="00B138F7">
        <w:rPr>
          <w:b/>
          <w:bCs/>
          <w:color w:val="1F1F1F"/>
        </w:rPr>
        <w:t>Primary Success Scenario (Normal Flow):</w:t>
      </w:r>
    </w:p>
    <w:p w14:paraId="46B8BB87" w14:textId="77777777" w:rsidR="00B138F7" w:rsidRPr="00B138F7" w:rsidRDefault="00B138F7">
      <w:pPr>
        <w:numPr>
          <w:ilvl w:val="0"/>
          <w:numId w:val="60"/>
        </w:numPr>
        <w:spacing w:after="360" w:line="276" w:lineRule="auto"/>
        <w:rPr>
          <w:color w:val="1F1F1F"/>
        </w:rPr>
      </w:pPr>
      <w:r w:rsidRPr="00B138F7">
        <w:rPr>
          <w:b/>
          <w:bCs/>
          <w:color w:val="1F1F1F"/>
        </w:rPr>
        <w:t>System (IDP Agent)</w:t>
      </w:r>
      <w:r w:rsidRPr="00B138F7">
        <w:rPr>
          <w:color w:val="1F1F1F"/>
        </w:rPr>
        <w:t xml:space="preserve"> intercepts the extraction payload and initiates a data merge operation against the corresponding structured base records in the SQL database.</w:t>
      </w:r>
    </w:p>
    <w:p w14:paraId="37FF04B5" w14:textId="77777777" w:rsidR="00B138F7" w:rsidRPr="00B138F7" w:rsidRDefault="00B138F7">
      <w:pPr>
        <w:numPr>
          <w:ilvl w:val="0"/>
          <w:numId w:val="60"/>
        </w:numPr>
        <w:spacing w:after="360" w:line="276" w:lineRule="auto"/>
        <w:rPr>
          <w:color w:val="1F1F1F"/>
        </w:rPr>
      </w:pPr>
      <w:r w:rsidRPr="00B138F7">
        <w:rPr>
          <w:b/>
          <w:bCs/>
          <w:color w:val="1F1F1F"/>
        </w:rPr>
        <w:t>System</w:t>
      </w:r>
      <w:r w:rsidRPr="00B138F7">
        <w:rPr>
          <w:color w:val="1F1F1F"/>
        </w:rPr>
        <w:t xml:space="preserve"> cross-references the newly extracted unstructured features against the existing structured schema to identify overlaps, missing fields, or direct contradictions.</w:t>
      </w:r>
    </w:p>
    <w:p w14:paraId="4D64655A" w14:textId="77777777" w:rsidR="00B138F7" w:rsidRPr="00B138F7" w:rsidRDefault="00B138F7">
      <w:pPr>
        <w:numPr>
          <w:ilvl w:val="0"/>
          <w:numId w:val="60"/>
        </w:numPr>
        <w:spacing w:after="360" w:line="276" w:lineRule="auto"/>
        <w:rPr>
          <w:color w:val="1F1F1F"/>
        </w:rPr>
      </w:pPr>
      <w:r w:rsidRPr="00B138F7">
        <w:rPr>
          <w:b/>
          <w:bCs/>
          <w:color w:val="1F1F1F"/>
        </w:rPr>
        <w:t>System</w:t>
      </w:r>
      <w:r w:rsidRPr="00B138F7">
        <w:rPr>
          <w:color w:val="1F1F1F"/>
        </w:rPr>
        <w:t xml:space="preserve"> executes a confidence-scoring heuristic to autonomously resolve minor conflicts (e.g., if a specific surgical procedure is extracted from recent text but absent from the older structured database, the system updates the record based on recency and extraction confidence).</w:t>
      </w:r>
    </w:p>
    <w:p w14:paraId="1F91001E" w14:textId="77777777" w:rsidR="00B138F7" w:rsidRPr="00B138F7" w:rsidRDefault="00B138F7">
      <w:pPr>
        <w:numPr>
          <w:ilvl w:val="0"/>
          <w:numId w:val="60"/>
        </w:numPr>
        <w:spacing w:after="360" w:line="276" w:lineRule="auto"/>
        <w:rPr>
          <w:color w:val="1F1F1F"/>
        </w:rPr>
      </w:pPr>
      <w:r w:rsidRPr="00B138F7">
        <w:rPr>
          <w:b/>
          <w:bCs/>
          <w:color w:val="1F1F1F"/>
        </w:rPr>
        <w:t>System</w:t>
      </w:r>
      <w:r w:rsidRPr="00B138F7">
        <w:rPr>
          <w:color w:val="1F1F1F"/>
        </w:rPr>
        <w:t xml:space="preserve"> runs a final validation pass on the merged data object, ensuring strict compliance with the full Virtue Foundation </w:t>
      </w:r>
      <w:proofErr w:type="spellStart"/>
      <w:r w:rsidRPr="00B138F7">
        <w:rPr>
          <w:color w:val="1F1F1F"/>
        </w:rPr>
        <w:t>Pydantic</w:t>
      </w:r>
      <w:proofErr w:type="spellEnd"/>
      <w:r w:rsidRPr="00B138F7">
        <w:rPr>
          <w:color w:val="1F1F1F"/>
        </w:rPr>
        <w:t xml:space="preserve"> schema constraints.</w:t>
      </w:r>
    </w:p>
    <w:p w14:paraId="18BE513F" w14:textId="77777777" w:rsidR="00B138F7" w:rsidRPr="00B138F7" w:rsidRDefault="00B138F7">
      <w:pPr>
        <w:numPr>
          <w:ilvl w:val="0"/>
          <w:numId w:val="60"/>
        </w:numPr>
        <w:spacing w:after="360" w:line="276" w:lineRule="auto"/>
        <w:rPr>
          <w:color w:val="1F1F1F"/>
        </w:rPr>
      </w:pPr>
      <w:r w:rsidRPr="00B138F7">
        <w:rPr>
          <w:b/>
          <w:bCs/>
          <w:color w:val="1F1F1F"/>
        </w:rPr>
        <w:t>System</w:t>
      </w:r>
      <w:r w:rsidRPr="00B138F7">
        <w:rPr>
          <w:color w:val="1F1F1F"/>
        </w:rPr>
        <w:t xml:space="preserve"> securely commits the unified facility profile to the production database.</w:t>
      </w:r>
    </w:p>
    <w:p w14:paraId="583FA943" w14:textId="77777777" w:rsidR="00B138F7" w:rsidRPr="00B138F7" w:rsidRDefault="00B138F7">
      <w:pPr>
        <w:numPr>
          <w:ilvl w:val="0"/>
          <w:numId w:val="60"/>
        </w:numPr>
        <w:spacing w:after="360" w:line="276" w:lineRule="auto"/>
        <w:rPr>
          <w:color w:val="1F1F1F"/>
        </w:rPr>
      </w:pPr>
      <w:r w:rsidRPr="00B138F7">
        <w:rPr>
          <w:b/>
          <w:bCs/>
          <w:color w:val="1F1F1F"/>
        </w:rPr>
        <w:t>System</w:t>
      </w:r>
      <w:r w:rsidRPr="00B138F7">
        <w:rPr>
          <w:color w:val="1F1F1F"/>
        </w:rPr>
        <w:t xml:space="preserve"> indexes the newly synthesized records, exposing the updated schema to the Databricks Genie (Text2SQL) interface for downstream querying.</w:t>
      </w:r>
    </w:p>
    <w:p w14:paraId="1D4D6534" w14:textId="77777777" w:rsidR="00B138F7" w:rsidRPr="00B138F7" w:rsidRDefault="00B138F7" w:rsidP="00B138F7">
      <w:pPr>
        <w:spacing w:after="360" w:line="276" w:lineRule="auto"/>
        <w:rPr>
          <w:color w:val="1F1F1F"/>
        </w:rPr>
      </w:pPr>
      <w:r w:rsidRPr="00B138F7">
        <w:rPr>
          <w:b/>
          <w:bCs/>
          <w:color w:val="1F1F1F"/>
        </w:rPr>
        <w:t>Exception &amp; Alternative Flows:</w:t>
      </w:r>
    </w:p>
    <w:p w14:paraId="3D304B04" w14:textId="77777777" w:rsidR="00B138F7" w:rsidRPr="00B138F7" w:rsidRDefault="00B138F7">
      <w:pPr>
        <w:numPr>
          <w:ilvl w:val="0"/>
          <w:numId w:val="61"/>
        </w:numPr>
        <w:spacing w:after="360" w:line="276" w:lineRule="auto"/>
        <w:rPr>
          <w:color w:val="1F1F1F"/>
        </w:rPr>
      </w:pPr>
      <w:r w:rsidRPr="00B138F7">
        <w:rPr>
          <w:b/>
          <w:bCs/>
          <w:color w:val="1F1F1F"/>
        </w:rPr>
        <w:t>3a. Unresolvable Data Conflict (Heuristic Failure):</w:t>
      </w:r>
    </w:p>
    <w:p w14:paraId="00BAAB1A" w14:textId="77777777" w:rsidR="00B138F7" w:rsidRPr="00B138F7" w:rsidRDefault="00B138F7">
      <w:pPr>
        <w:numPr>
          <w:ilvl w:val="1"/>
          <w:numId w:val="61"/>
        </w:numPr>
        <w:spacing w:after="360" w:line="276" w:lineRule="auto"/>
        <w:rPr>
          <w:color w:val="1F1F1F"/>
        </w:rPr>
      </w:pPr>
      <w:r w:rsidRPr="00B138F7">
        <w:rPr>
          <w:color w:val="1F1F1F"/>
        </w:rPr>
        <w:t>System detects a hard conflict where the extraction confidence score falls below the automated resolution threshold (e.g., the extracted text claims the facility is a 'Clinic', but the structured base schema lists it as a 'Hospital' with no clear temporal override).</w:t>
      </w:r>
    </w:p>
    <w:p w14:paraId="1442C556" w14:textId="77777777" w:rsidR="00B138F7" w:rsidRPr="00B138F7" w:rsidRDefault="00B138F7">
      <w:pPr>
        <w:numPr>
          <w:ilvl w:val="1"/>
          <w:numId w:val="61"/>
        </w:numPr>
        <w:spacing w:after="360" w:line="276" w:lineRule="auto"/>
        <w:rPr>
          <w:color w:val="1F1F1F"/>
        </w:rPr>
      </w:pPr>
      <w:r w:rsidRPr="00B138F7">
        <w:rPr>
          <w:color w:val="1F1F1F"/>
        </w:rPr>
        <w:t>System halts the automated merge operation for the specific facility record to prevent data corruption.</w:t>
      </w:r>
    </w:p>
    <w:p w14:paraId="60993342" w14:textId="77777777" w:rsidR="00B138F7" w:rsidRPr="00B138F7" w:rsidRDefault="00B138F7">
      <w:pPr>
        <w:numPr>
          <w:ilvl w:val="1"/>
          <w:numId w:val="61"/>
        </w:numPr>
        <w:spacing w:after="360" w:line="276" w:lineRule="auto"/>
        <w:rPr>
          <w:color w:val="1F1F1F"/>
        </w:rPr>
      </w:pPr>
      <w:r w:rsidRPr="00B138F7">
        <w:rPr>
          <w:color w:val="1F1F1F"/>
        </w:rPr>
        <w:t>System applies a "Discrepancy Detected" flag to the record and quarantines the proposed merge payload.</w:t>
      </w:r>
    </w:p>
    <w:p w14:paraId="70504719" w14:textId="77777777" w:rsidR="00B138F7" w:rsidRPr="00B138F7" w:rsidRDefault="00B138F7">
      <w:pPr>
        <w:numPr>
          <w:ilvl w:val="1"/>
          <w:numId w:val="61"/>
        </w:numPr>
        <w:spacing w:after="360" w:line="276" w:lineRule="auto"/>
        <w:rPr>
          <w:color w:val="1F1F1F"/>
        </w:rPr>
      </w:pPr>
      <w:r w:rsidRPr="00B138F7">
        <w:rPr>
          <w:color w:val="1F1F1F"/>
        </w:rPr>
        <w:t xml:space="preserve">System surfaces the quarantined record and the conflicting data points to the </w:t>
      </w:r>
      <w:r w:rsidRPr="00B138F7">
        <w:rPr>
          <w:color w:val="1F1F1F"/>
        </w:rPr>
        <w:lastRenderedPageBreak/>
        <w:t>NGO Coordinator UI, prompting a manual Human-in-the-Loop (HITL) review.</w:t>
      </w:r>
    </w:p>
    <w:p w14:paraId="52C4839D" w14:textId="77777777" w:rsidR="00B138F7" w:rsidRPr="00B138F7" w:rsidRDefault="00B138F7">
      <w:pPr>
        <w:numPr>
          <w:ilvl w:val="1"/>
          <w:numId w:val="61"/>
        </w:numPr>
        <w:spacing w:after="360" w:line="276" w:lineRule="auto"/>
        <w:rPr>
          <w:color w:val="1F1F1F"/>
        </w:rPr>
      </w:pPr>
      <w:r w:rsidRPr="00B138F7">
        <w:rPr>
          <w:color w:val="1F1F1F"/>
        </w:rPr>
        <w:t>Use case terminates for this specific record (Task transitions to 'Pending Manual Review' state).</w:t>
      </w:r>
    </w:p>
    <w:p w14:paraId="404B82A7" w14:textId="77777777" w:rsidR="00B138F7" w:rsidRPr="00B138F7" w:rsidRDefault="00B138F7" w:rsidP="00B138F7">
      <w:pPr>
        <w:spacing w:after="360" w:line="276" w:lineRule="auto"/>
        <w:rPr>
          <w:color w:val="1F1F1F"/>
        </w:rPr>
      </w:pPr>
      <w:r w:rsidRPr="00B138F7">
        <w:rPr>
          <w:color w:val="1F1F1F"/>
        </w:rPr>
        <w:t>Here is the professional, enterprise-standard refactor for Use Case 7.</w:t>
      </w:r>
    </w:p>
    <w:p w14:paraId="2BE016D6" w14:textId="77777777" w:rsidR="00B138F7" w:rsidRPr="00B138F7" w:rsidRDefault="00B138F7" w:rsidP="00B138F7">
      <w:pPr>
        <w:spacing w:after="360" w:line="276" w:lineRule="auto"/>
        <w:rPr>
          <w:color w:val="1F1F1F"/>
        </w:rPr>
      </w:pPr>
      <w:r w:rsidRPr="00B138F7">
        <w:rPr>
          <w:color w:val="1F1F1F"/>
        </w:rPr>
        <w:t xml:space="preserve">Top MNCs heavily emphasize </w:t>
      </w:r>
      <w:r w:rsidRPr="00B138F7">
        <w:rPr>
          <w:b/>
          <w:bCs/>
          <w:color w:val="1F1F1F"/>
        </w:rPr>
        <w:t>graceful degradation</w:t>
      </w:r>
      <w:r w:rsidRPr="00B138F7">
        <w:rPr>
          <w:color w:val="1F1F1F"/>
        </w:rPr>
        <w:t xml:space="preserve"> (what happens when a third-party service fails) and explicitly define the </w:t>
      </w:r>
      <w:r w:rsidRPr="00B138F7">
        <w:rPr>
          <w:b/>
          <w:bCs/>
          <w:color w:val="1F1F1F"/>
        </w:rPr>
        <w:t>spatial computing requirements</w:t>
      </w:r>
      <w:r w:rsidRPr="00B138F7">
        <w:rPr>
          <w:color w:val="1F1F1F"/>
        </w:rPr>
        <w:t xml:space="preserve"> when dealing with mapping applications.</w:t>
      </w:r>
    </w:p>
    <w:p w14:paraId="4ED8E53C" w14:textId="77777777" w:rsidR="00B138F7" w:rsidRPr="00B138F7" w:rsidRDefault="00B138F7" w:rsidP="00B138F7">
      <w:pPr>
        <w:spacing w:after="360" w:line="276" w:lineRule="auto"/>
        <w:rPr>
          <w:b/>
          <w:bCs/>
          <w:color w:val="1F1F1F"/>
        </w:rPr>
      </w:pPr>
      <w:r w:rsidRPr="00B138F7">
        <w:rPr>
          <w:b/>
          <w:bCs/>
          <w:color w:val="1F1F1F"/>
        </w:rPr>
        <w:t>UC-07: Geospatial Medical Desert Detection and Regional Gap Analysis</w:t>
      </w:r>
    </w:p>
    <w:p w14:paraId="71DF124D" w14:textId="77777777" w:rsidR="00B138F7" w:rsidRPr="00B138F7" w:rsidRDefault="00B138F7" w:rsidP="00B138F7">
      <w:pPr>
        <w:spacing w:after="360" w:line="276" w:lineRule="auto"/>
        <w:rPr>
          <w:color w:val="1F1F1F"/>
        </w:rPr>
      </w:pPr>
      <w:r w:rsidRPr="00B138F7">
        <w:rPr>
          <w:b/>
          <w:bCs/>
          <w:color w:val="1F1F1F"/>
        </w:rPr>
        <w:t>Description:</w:t>
      </w:r>
      <w:r w:rsidRPr="00B138F7">
        <w:rPr>
          <w:color w:val="1F1F1F"/>
        </w:rPr>
        <w:t xml:space="preserve"> Defines the analytical workflow for evaluating synthesized facility capabilities against standardized health thresholds to autonomously identify, map, and report regional medical infrastructure gaps ("medical deserts").</w:t>
      </w:r>
    </w:p>
    <w:p w14:paraId="15CDF635" w14:textId="77777777" w:rsidR="00B138F7" w:rsidRPr="00B138F7" w:rsidRDefault="00B138F7" w:rsidP="00B138F7">
      <w:pPr>
        <w:spacing w:after="360" w:line="276" w:lineRule="auto"/>
        <w:rPr>
          <w:color w:val="1F1F1F"/>
        </w:rPr>
      </w:pPr>
      <w:r w:rsidRPr="00B138F7">
        <w:rPr>
          <w:b/>
          <w:bCs/>
          <w:color w:val="1F1F1F"/>
        </w:rPr>
        <w:t>Primary Actor:</w:t>
      </w:r>
      <w:r w:rsidRPr="00B138F7">
        <w:rPr>
          <w:color w:val="1F1F1F"/>
        </w:rPr>
        <w:t xml:space="preserve"> NGO Healthcare Coordinator (End-User)</w:t>
      </w:r>
    </w:p>
    <w:p w14:paraId="196B07D4" w14:textId="77777777" w:rsidR="00B138F7" w:rsidRPr="00B138F7" w:rsidRDefault="00B138F7" w:rsidP="00B138F7">
      <w:pPr>
        <w:spacing w:after="360" w:line="276" w:lineRule="auto"/>
        <w:rPr>
          <w:color w:val="1F1F1F"/>
        </w:rPr>
      </w:pPr>
      <w:r w:rsidRPr="00B138F7">
        <w:rPr>
          <w:b/>
          <w:bCs/>
          <w:color w:val="1F1F1F"/>
        </w:rPr>
        <w:t>Secondary Actors:</w:t>
      </w:r>
      <w:r w:rsidRPr="00B138F7">
        <w:rPr>
          <w:color w:val="1F1F1F"/>
        </w:rPr>
        <w:t xml:space="preserve"> IDP Agent (Analytical Subsystem), Spatial Database Extension (e.g., </w:t>
      </w:r>
      <w:proofErr w:type="spellStart"/>
      <w:r w:rsidRPr="00B138F7">
        <w:rPr>
          <w:color w:val="1F1F1F"/>
        </w:rPr>
        <w:t>PostGIS</w:t>
      </w:r>
      <w:proofErr w:type="spellEnd"/>
      <w:r w:rsidRPr="00B138F7">
        <w:rPr>
          <w:color w:val="1F1F1F"/>
        </w:rPr>
        <w:t xml:space="preserve">/Databricks Geospatial), External Map Tile API (e.g., </w:t>
      </w:r>
      <w:proofErr w:type="spellStart"/>
      <w:r w:rsidRPr="00B138F7">
        <w:rPr>
          <w:color w:val="1F1F1F"/>
        </w:rPr>
        <w:t>Mapbox</w:t>
      </w:r>
      <w:proofErr w:type="spellEnd"/>
      <w:r w:rsidRPr="00B138F7">
        <w:rPr>
          <w:color w:val="1F1F1F"/>
        </w:rPr>
        <w:t>/Leaflet)</w:t>
      </w:r>
    </w:p>
    <w:p w14:paraId="3A1808D0" w14:textId="77777777" w:rsidR="00B138F7" w:rsidRPr="00B138F7" w:rsidRDefault="00B138F7" w:rsidP="00B138F7">
      <w:pPr>
        <w:spacing w:after="360" w:line="276" w:lineRule="auto"/>
        <w:rPr>
          <w:color w:val="1F1F1F"/>
        </w:rPr>
      </w:pPr>
      <w:r w:rsidRPr="00B138F7">
        <w:rPr>
          <w:b/>
          <w:bCs/>
          <w:color w:val="1F1F1F"/>
        </w:rPr>
        <w:t>Trigger:</w:t>
      </w:r>
      <w:r w:rsidRPr="00B138F7">
        <w:rPr>
          <w:color w:val="1F1F1F"/>
        </w:rPr>
        <w:t xml:space="preserve"> The </w:t>
      </w:r>
      <w:proofErr w:type="gramStart"/>
      <w:r w:rsidRPr="00B138F7">
        <w:rPr>
          <w:color w:val="1F1F1F"/>
        </w:rPr>
        <w:t>Coordinator</w:t>
      </w:r>
      <w:proofErr w:type="gramEnd"/>
      <w:r w:rsidRPr="00B138F7">
        <w:rPr>
          <w:color w:val="1F1F1F"/>
        </w:rPr>
        <w:t xml:space="preserve"> initiates a regional capability analysis via the mapping interface, OR the system completes a batch synthesis (UC-06) for a newly ingested geographic boundary.</w:t>
      </w:r>
    </w:p>
    <w:p w14:paraId="4716E143" w14:textId="77777777" w:rsidR="00B138F7" w:rsidRPr="00B138F7" w:rsidRDefault="00B138F7" w:rsidP="00B138F7">
      <w:pPr>
        <w:spacing w:after="360" w:line="276" w:lineRule="auto"/>
        <w:rPr>
          <w:color w:val="1F1F1F"/>
        </w:rPr>
      </w:pPr>
      <w:r w:rsidRPr="00B138F7">
        <w:rPr>
          <w:b/>
          <w:bCs/>
          <w:color w:val="1F1F1F"/>
        </w:rPr>
        <w:t>Preconditions:</w:t>
      </w:r>
    </w:p>
    <w:p w14:paraId="53CCAF0A" w14:textId="77777777" w:rsidR="00B138F7" w:rsidRPr="00B138F7" w:rsidRDefault="00B138F7">
      <w:pPr>
        <w:numPr>
          <w:ilvl w:val="0"/>
          <w:numId w:val="62"/>
        </w:numPr>
        <w:spacing w:after="360" w:line="276" w:lineRule="auto"/>
        <w:rPr>
          <w:color w:val="1F1F1F"/>
        </w:rPr>
      </w:pPr>
      <w:r w:rsidRPr="00B138F7">
        <w:rPr>
          <w:color w:val="1F1F1F"/>
        </w:rPr>
        <w:t>Synthesized, schema-validated facility profiles (UC-06) exist within the primary database and possess valid geospatial coordinates (latitude/longitude).</w:t>
      </w:r>
    </w:p>
    <w:p w14:paraId="6E63FB74" w14:textId="77777777" w:rsidR="00B138F7" w:rsidRPr="00B138F7" w:rsidRDefault="00B138F7">
      <w:pPr>
        <w:numPr>
          <w:ilvl w:val="0"/>
          <w:numId w:val="62"/>
        </w:numPr>
        <w:spacing w:after="360" w:line="276" w:lineRule="auto"/>
        <w:rPr>
          <w:color w:val="1F1F1F"/>
        </w:rPr>
      </w:pPr>
      <w:r w:rsidRPr="00B138F7">
        <w:rPr>
          <w:color w:val="1F1F1F"/>
        </w:rPr>
        <w:t>Standardized WHO/Virtue Foundation minimum care threshold parameters are actively loaded into the rules engine.</w:t>
      </w:r>
    </w:p>
    <w:p w14:paraId="0CB295C4" w14:textId="77777777" w:rsidR="00B138F7" w:rsidRPr="00B138F7" w:rsidRDefault="00B138F7">
      <w:pPr>
        <w:numPr>
          <w:ilvl w:val="0"/>
          <w:numId w:val="62"/>
        </w:numPr>
        <w:spacing w:after="360" w:line="276" w:lineRule="auto"/>
        <w:rPr>
          <w:color w:val="1F1F1F"/>
        </w:rPr>
      </w:pPr>
      <w:r w:rsidRPr="00B138F7">
        <w:rPr>
          <w:color w:val="1F1F1F"/>
        </w:rPr>
        <w:t>The client application has an active connection to the external Map Tile API.</w:t>
      </w:r>
    </w:p>
    <w:p w14:paraId="3A284729" w14:textId="77777777" w:rsidR="00B138F7" w:rsidRPr="00B138F7" w:rsidRDefault="00B138F7" w:rsidP="00B138F7">
      <w:pPr>
        <w:spacing w:after="360" w:line="276" w:lineRule="auto"/>
        <w:rPr>
          <w:color w:val="1F1F1F"/>
        </w:rPr>
      </w:pPr>
      <w:r w:rsidRPr="00B138F7">
        <w:rPr>
          <w:b/>
          <w:bCs/>
          <w:color w:val="1F1F1F"/>
        </w:rPr>
        <w:t>Postconditions (Success State):</w:t>
      </w:r>
    </w:p>
    <w:p w14:paraId="363ECA42" w14:textId="77777777" w:rsidR="00B138F7" w:rsidRPr="00B138F7" w:rsidRDefault="00B138F7">
      <w:pPr>
        <w:numPr>
          <w:ilvl w:val="0"/>
          <w:numId w:val="63"/>
        </w:numPr>
        <w:spacing w:after="360" w:line="276" w:lineRule="auto"/>
        <w:rPr>
          <w:color w:val="1F1F1F"/>
        </w:rPr>
      </w:pPr>
      <w:r w:rsidRPr="00B138F7">
        <w:rPr>
          <w:color w:val="1F1F1F"/>
        </w:rPr>
        <w:t>A structured, quantitative gap report is generated and temporarily cached for the active session.</w:t>
      </w:r>
    </w:p>
    <w:p w14:paraId="21E22211" w14:textId="77777777" w:rsidR="00B138F7" w:rsidRPr="00B138F7" w:rsidRDefault="00B138F7">
      <w:pPr>
        <w:numPr>
          <w:ilvl w:val="0"/>
          <w:numId w:val="63"/>
        </w:numPr>
        <w:spacing w:after="360" w:line="276" w:lineRule="auto"/>
        <w:rPr>
          <w:color w:val="1F1F1F"/>
        </w:rPr>
      </w:pPr>
      <w:r w:rsidRPr="00B138F7">
        <w:rPr>
          <w:color w:val="1F1F1F"/>
        </w:rPr>
        <w:t xml:space="preserve">The frontend UI successfully renders an interactive capability map with highlighted </w:t>
      </w:r>
      <w:r w:rsidRPr="00B138F7">
        <w:rPr>
          <w:color w:val="1F1F1F"/>
        </w:rPr>
        <w:lastRenderedPageBreak/>
        <w:t>coverage gaps.</w:t>
      </w:r>
    </w:p>
    <w:p w14:paraId="7B41A2B7" w14:textId="77777777" w:rsidR="00B138F7" w:rsidRPr="00B138F7" w:rsidRDefault="00B138F7" w:rsidP="00B138F7">
      <w:pPr>
        <w:spacing w:after="360" w:line="276" w:lineRule="auto"/>
        <w:rPr>
          <w:color w:val="1F1F1F"/>
        </w:rPr>
      </w:pPr>
      <w:r w:rsidRPr="00B138F7">
        <w:rPr>
          <w:b/>
          <w:bCs/>
          <w:color w:val="1F1F1F"/>
        </w:rPr>
        <w:t>Postconditions (Failure / Degradation State):</w:t>
      </w:r>
    </w:p>
    <w:p w14:paraId="200C3DB2" w14:textId="77777777" w:rsidR="00B138F7" w:rsidRPr="00B138F7" w:rsidRDefault="00B138F7">
      <w:pPr>
        <w:numPr>
          <w:ilvl w:val="0"/>
          <w:numId w:val="64"/>
        </w:numPr>
        <w:spacing w:after="360" w:line="276" w:lineRule="auto"/>
        <w:rPr>
          <w:color w:val="1F1F1F"/>
        </w:rPr>
      </w:pPr>
      <w:r w:rsidRPr="00B138F7">
        <w:rPr>
          <w:color w:val="1F1F1F"/>
        </w:rPr>
        <w:t xml:space="preserve">The application maintains state and degrades to a tabular data view if external mapping services fail, ensuring the </w:t>
      </w:r>
      <w:proofErr w:type="gramStart"/>
      <w:r w:rsidRPr="00B138F7">
        <w:rPr>
          <w:color w:val="1F1F1F"/>
        </w:rPr>
        <w:t>Coordinator</w:t>
      </w:r>
      <w:proofErr w:type="gramEnd"/>
      <w:r w:rsidRPr="00B138F7">
        <w:rPr>
          <w:color w:val="1F1F1F"/>
        </w:rPr>
        <w:t xml:space="preserve"> can still access the underlying intelligence.</w:t>
      </w:r>
    </w:p>
    <w:p w14:paraId="10A788D8" w14:textId="77777777" w:rsidR="00B138F7" w:rsidRPr="00B138F7" w:rsidRDefault="00B138F7" w:rsidP="00B138F7">
      <w:pPr>
        <w:spacing w:after="360" w:line="276" w:lineRule="auto"/>
        <w:rPr>
          <w:color w:val="1F1F1F"/>
        </w:rPr>
      </w:pPr>
      <w:r w:rsidRPr="00B138F7">
        <w:rPr>
          <w:b/>
          <w:bCs/>
          <w:color w:val="1F1F1F"/>
        </w:rPr>
        <w:t>Primary Success Scenario (Normal Flow):</w:t>
      </w:r>
    </w:p>
    <w:p w14:paraId="06397C45" w14:textId="77777777" w:rsidR="00B138F7" w:rsidRPr="00B138F7" w:rsidRDefault="00B138F7">
      <w:pPr>
        <w:numPr>
          <w:ilvl w:val="0"/>
          <w:numId w:val="65"/>
        </w:numPr>
        <w:spacing w:after="360" w:line="276" w:lineRule="auto"/>
        <w:rPr>
          <w:color w:val="1F1F1F"/>
        </w:rPr>
      </w:pPr>
      <w:r w:rsidRPr="00B138F7">
        <w:rPr>
          <w:b/>
          <w:bCs/>
          <w:color w:val="1F1F1F"/>
        </w:rPr>
        <w:t>Actor</w:t>
      </w:r>
      <w:r w:rsidRPr="00B138F7">
        <w:rPr>
          <w:color w:val="1F1F1F"/>
        </w:rPr>
        <w:t xml:space="preserve"> defines a target geographic bounding box and selects specific clinical care parameters (e.g., ophthalmology, trauma surgery) via the spatial UI.</w:t>
      </w:r>
    </w:p>
    <w:p w14:paraId="66612693" w14:textId="77777777" w:rsidR="00B138F7" w:rsidRPr="00B138F7" w:rsidRDefault="00B138F7">
      <w:pPr>
        <w:numPr>
          <w:ilvl w:val="0"/>
          <w:numId w:val="65"/>
        </w:numPr>
        <w:spacing w:after="360" w:line="276" w:lineRule="auto"/>
        <w:rPr>
          <w:color w:val="1F1F1F"/>
        </w:rPr>
      </w:pPr>
      <w:r w:rsidRPr="00B138F7">
        <w:rPr>
          <w:b/>
          <w:bCs/>
          <w:color w:val="1F1F1F"/>
        </w:rPr>
        <w:t>System (IDP Agent)</w:t>
      </w:r>
      <w:r w:rsidRPr="00B138F7">
        <w:rPr>
          <w:color w:val="1F1F1F"/>
        </w:rPr>
        <w:t xml:space="preserve"> executes a spatial query to retrieve all synthesized facility profiles operating within the specified regional polygon.</w:t>
      </w:r>
    </w:p>
    <w:p w14:paraId="3811C87E" w14:textId="77777777" w:rsidR="00B138F7" w:rsidRPr="00B138F7" w:rsidRDefault="00B138F7">
      <w:pPr>
        <w:numPr>
          <w:ilvl w:val="0"/>
          <w:numId w:val="65"/>
        </w:numPr>
        <w:spacing w:after="360" w:line="276" w:lineRule="auto"/>
        <w:rPr>
          <w:color w:val="1F1F1F"/>
        </w:rPr>
      </w:pPr>
      <w:r w:rsidRPr="00B138F7">
        <w:rPr>
          <w:b/>
          <w:bCs/>
          <w:color w:val="1F1F1F"/>
        </w:rPr>
        <w:t>System</w:t>
      </w:r>
      <w:r w:rsidRPr="00B138F7">
        <w:rPr>
          <w:color w:val="1F1F1F"/>
        </w:rPr>
        <w:t xml:space="preserve"> aggregates the available specialties and equipment and cross-references this dataset against the predefined WHO/Virtue Foundation minimum care thresholds.</w:t>
      </w:r>
    </w:p>
    <w:p w14:paraId="1D45639D" w14:textId="77777777" w:rsidR="00B138F7" w:rsidRPr="00B138F7" w:rsidRDefault="00B138F7">
      <w:pPr>
        <w:numPr>
          <w:ilvl w:val="0"/>
          <w:numId w:val="65"/>
        </w:numPr>
        <w:spacing w:after="360" w:line="276" w:lineRule="auto"/>
        <w:rPr>
          <w:color w:val="1F1F1F"/>
        </w:rPr>
      </w:pPr>
      <w:r w:rsidRPr="00B138F7">
        <w:rPr>
          <w:b/>
          <w:bCs/>
          <w:color w:val="1F1F1F"/>
        </w:rPr>
        <w:t>System</w:t>
      </w:r>
      <w:r w:rsidRPr="00B138F7">
        <w:rPr>
          <w:color w:val="1F1F1F"/>
        </w:rPr>
        <w:t xml:space="preserve"> autonomously identifies spatial clusters where critical medical coverage is absent or falls below the required per-capita ratio, tagging these specific zones as "Medical Deserts."</w:t>
      </w:r>
    </w:p>
    <w:p w14:paraId="0A0B4FB6" w14:textId="77777777" w:rsidR="00B138F7" w:rsidRPr="00B138F7" w:rsidRDefault="00B138F7">
      <w:pPr>
        <w:numPr>
          <w:ilvl w:val="0"/>
          <w:numId w:val="65"/>
        </w:numPr>
        <w:spacing w:after="360" w:line="276" w:lineRule="auto"/>
        <w:rPr>
          <w:color w:val="1F1F1F"/>
        </w:rPr>
      </w:pPr>
      <w:r w:rsidRPr="00B138F7">
        <w:rPr>
          <w:b/>
          <w:bCs/>
          <w:color w:val="1F1F1F"/>
        </w:rPr>
        <w:t>System</w:t>
      </w:r>
      <w:r w:rsidRPr="00B138F7">
        <w:rPr>
          <w:color w:val="1F1F1F"/>
        </w:rPr>
        <w:t xml:space="preserve"> compiles a structured JSON gap report payload containing: boundary coordinates, missing specialties, estimated affected population density, and distance/routing vectors to the nearest verified capable facility.</w:t>
      </w:r>
    </w:p>
    <w:p w14:paraId="6EFDAC24" w14:textId="77777777" w:rsidR="00B138F7" w:rsidRPr="00B138F7" w:rsidRDefault="00B138F7">
      <w:pPr>
        <w:numPr>
          <w:ilvl w:val="0"/>
          <w:numId w:val="65"/>
        </w:numPr>
        <w:spacing w:after="360" w:line="276" w:lineRule="auto"/>
        <w:rPr>
          <w:color w:val="1F1F1F"/>
        </w:rPr>
      </w:pPr>
      <w:r w:rsidRPr="00B138F7">
        <w:rPr>
          <w:b/>
          <w:bCs/>
          <w:color w:val="1F1F1F"/>
        </w:rPr>
        <w:t>System</w:t>
      </w:r>
      <w:r w:rsidRPr="00B138F7">
        <w:rPr>
          <w:color w:val="1F1F1F"/>
        </w:rPr>
        <w:t xml:space="preserve"> transmits the payload to the frontend, which invokes the external Map Tile API to render an interactive geospatial overlay containing color-coded facility markers, capability heatmaps, and distinct warning borders for identified desert zones.</w:t>
      </w:r>
    </w:p>
    <w:p w14:paraId="14C1D5AB" w14:textId="77777777" w:rsidR="00B138F7" w:rsidRPr="00B138F7" w:rsidRDefault="00B138F7" w:rsidP="00B138F7">
      <w:pPr>
        <w:spacing w:after="360" w:line="276" w:lineRule="auto"/>
        <w:rPr>
          <w:color w:val="1F1F1F"/>
        </w:rPr>
      </w:pPr>
      <w:r w:rsidRPr="00B138F7">
        <w:rPr>
          <w:b/>
          <w:bCs/>
          <w:color w:val="1F1F1F"/>
        </w:rPr>
        <w:t>Exception &amp; Alternative Flows:</w:t>
      </w:r>
    </w:p>
    <w:p w14:paraId="6B2ECCDF" w14:textId="77777777" w:rsidR="00B138F7" w:rsidRPr="00B138F7" w:rsidRDefault="00B138F7">
      <w:pPr>
        <w:numPr>
          <w:ilvl w:val="0"/>
          <w:numId w:val="66"/>
        </w:numPr>
        <w:spacing w:after="360" w:line="276" w:lineRule="auto"/>
        <w:rPr>
          <w:color w:val="1F1F1F"/>
        </w:rPr>
      </w:pPr>
      <w:r w:rsidRPr="00B138F7">
        <w:rPr>
          <w:b/>
          <w:bCs/>
          <w:color w:val="1F1F1F"/>
        </w:rPr>
        <w:t>6a. External Map Tile Service Unreachable (Graceful Degradation):</w:t>
      </w:r>
    </w:p>
    <w:p w14:paraId="7D767959" w14:textId="77777777" w:rsidR="00B138F7" w:rsidRPr="00B138F7" w:rsidRDefault="00B138F7">
      <w:pPr>
        <w:numPr>
          <w:ilvl w:val="1"/>
          <w:numId w:val="66"/>
        </w:numPr>
        <w:spacing w:after="360" w:line="276" w:lineRule="auto"/>
        <w:rPr>
          <w:color w:val="1F1F1F"/>
        </w:rPr>
      </w:pPr>
      <w:r w:rsidRPr="00B138F7">
        <w:rPr>
          <w:color w:val="1F1F1F"/>
        </w:rPr>
        <w:t>System (Frontend) detects a network timeout, authentication failure, or HTTP 5xx error from the external Map Tile API.</w:t>
      </w:r>
    </w:p>
    <w:p w14:paraId="451A52BA" w14:textId="77777777" w:rsidR="00B138F7" w:rsidRPr="00B138F7" w:rsidRDefault="00B138F7">
      <w:pPr>
        <w:numPr>
          <w:ilvl w:val="1"/>
          <w:numId w:val="66"/>
        </w:numPr>
        <w:spacing w:after="360" w:line="276" w:lineRule="auto"/>
        <w:rPr>
          <w:color w:val="1F1F1F"/>
        </w:rPr>
      </w:pPr>
      <w:r w:rsidRPr="00B138F7">
        <w:rPr>
          <w:color w:val="1F1F1F"/>
        </w:rPr>
        <w:t>System intercepts the rendering exception to prevent a hard client-side crash.</w:t>
      </w:r>
    </w:p>
    <w:p w14:paraId="1DE48C1A" w14:textId="77777777" w:rsidR="00B138F7" w:rsidRPr="00B138F7" w:rsidRDefault="00B138F7">
      <w:pPr>
        <w:numPr>
          <w:ilvl w:val="1"/>
          <w:numId w:val="66"/>
        </w:numPr>
        <w:spacing w:after="360" w:line="276" w:lineRule="auto"/>
        <w:rPr>
          <w:color w:val="1F1F1F"/>
        </w:rPr>
      </w:pPr>
      <w:r w:rsidRPr="00B138F7">
        <w:rPr>
          <w:color w:val="1F1F1F"/>
        </w:rPr>
        <w:t>System invokes the graceful degradation protocol, preventing the map canvas from attempting to load.</w:t>
      </w:r>
    </w:p>
    <w:p w14:paraId="63DF95D0" w14:textId="77777777" w:rsidR="00B138F7" w:rsidRPr="00B138F7" w:rsidRDefault="00B138F7">
      <w:pPr>
        <w:numPr>
          <w:ilvl w:val="1"/>
          <w:numId w:val="66"/>
        </w:numPr>
        <w:spacing w:after="360" w:line="276" w:lineRule="auto"/>
        <w:rPr>
          <w:color w:val="1F1F1F"/>
        </w:rPr>
      </w:pPr>
      <w:r w:rsidRPr="00B138F7">
        <w:rPr>
          <w:color w:val="1F1F1F"/>
        </w:rPr>
        <w:lastRenderedPageBreak/>
        <w:t>System pivots the UI to a structured data view, rendering the compiled gap report as a sortable, paginated data table and set of summary cards.</w:t>
      </w:r>
    </w:p>
    <w:p w14:paraId="13833AA3" w14:textId="77777777" w:rsidR="00B138F7" w:rsidRPr="00B138F7" w:rsidRDefault="00B138F7">
      <w:pPr>
        <w:numPr>
          <w:ilvl w:val="1"/>
          <w:numId w:val="66"/>
        </w:numPr>
        <w:spacing w:after="360" w:line="276" w:lineRule="auto"/>
        <w:rPr>
          <w:color w:val="1F1F1F"/>
        </w:rPr>
      </w:pPr>
      <w:r w:rsidRPr="00B138F7">
        <w:rPr>
          <w:color w:val="1F1F1F"/>
        </w:rPr>
        <w:t xml:space="preserve">System displays a non-blocking toast notification to the Actor (e.g., </w:t>
      </w:r>
      <w:r w:rsidRPr="00B138F7">
        <w:rPr>
          <w:i/>
          <w:iCs/>
          <w:color w:val="1F1F1F"/>
        </w:rPr>
        <w:t>"Geospatial visualization service is temporarily unreachable. Displaying regional gap data in tabular format."</w:t>
      </w:r>
      <w:r w:rsidRPr="00B138F7">
        <w:rPr>
          <w:color w:val="1F1F1F"/>
        </w:rPr>
        <w:t>).</w:t>
      </w:r>
    </w:p>
    <w:p w14:paraId="2C6D2C2C" w14:textId="77777777" w:rsidR="00B138F7" w:rsidRPr="00B138F7" w:rsidRDefault="00B138F7">
      <w:pPr>
        <w:numPr>
          <w:ilvl w:val="1"/>
          <w:numId w:val="66"/>
        </w:numPr>
        <w:spacing w:after="360" w:line="276" w:lineRule="auto"/>
        <w:rPr>
          <w:color w:val="1F1F1F"/>
        </w:rPr>
      </w:pPr>
      <w:r w:rsidRPr="00B138F7">
        <w:rPr>
          <w:color w:val="1F1F1F"/>
        </w:rPr>
        <w:t>Use case terminates (Alternative UI State).</w:t>
      </w:r>
    </w:p>
    <w:p w14:paraId="344AD1FD" w14:textId="77777777" w:rsidR="0065178E" w:rsidRDefault="0065178E" w:rsidP="0065178E">
      <w:pPr>
        <w:spacing w:after="360" w:line="276" w:lineRule="auto"/>
        <w:rPr>
          <w:color w:val="1F1F1F"/>
        </w:rPr>
      </w:pPr>
    </w:p>
    <w:p w14:paraId="063632DC" w14:textId="77777777" w:rsidR="00B138F7" w:rsidRDefault="00B138F7" w:rsidP="0065178E">
      <w:pPr>
        <w:spacing w:after="360" w:line="276" w:lineRule="auto"/>
        <w:rPr>
          <w:color w:val="1F1F1F"/>
        </w:rPr>
      </w:pPr>
    </w:p>
    <w:p w14:paraId="357C208F" w14:textId="77777777" w:rsidR="00B138F7" w:rsidRPr="00B138F7" w:rsidRDefault="00B138F7" w:rsidP="00B138F7">
      <w:pPr>
        <w:spacing w:after="360" w:line="276" w:lineRule="auto"/>
        <w:rPr>
          <w:color w:val="1F1F1F"/>
        </w:rPr>
      </w:pPr>
      <w:r w:rsidRPr="00B138F7">
        <w:rPr>
          <w:color w:val="1F1F1F"/>
        </w:rPr>
        <w:t>Here is the professional, enterprise-standard refactor for Use Case 8.</w:t>
      </w:r>
    </w:p>
    <w:p w14:paraId="75F9DC9F" w14:textId="77777777" w:rsidR="00B138F7" w:rsidRPr="00B138F7" w:rsidRDefault="00B138F7" w:rsidP="00B138F7">
      <w:pPr>
        <w:spacing w:after="360" w:line="276" w:lineRule="auto"/>
        <w:rPr>
          <w:color w:val="1F1F1F"/>
        </w:rPr>
      </w:pPr>
      <w:r w:rsidRPr="00B138F7">
        <w:rPr>
          <w:color w:val="1F1F1F"/>
        </w:rPr>
        <w:t xml:space="preserve">When dealing with anomaly detection and data validation, top-tier engineering teams at companies like Meta and Google define the exact </w:t>
      </w:r>
      <w:r w:rsidRPr="00B138F7">
        <w:rPr>
          <w:b/>
          <w:bCs/>
          <w:color w:val="1F1F1F"/>
        </w:rPr>
        <w:t>heuristics</w:t>
      </w:r>
      <w:r w:rsidRPr="00B138F7">
        <w:rPr>
          <w:color w:val="1F1F1F"/>
        </w:rPr>
        <w:t xml:space="preserve">, </w:t>
      </w:r>
      <w:r w:rsidRPr="00B138F7">
        <w:rPr>
          <w:b/>
          <w:bCs/>
          <w:color w:val="1F1F1F"/>
        </w:rPr>
        <w:t>telemetry logging (</w:t>
      </w:r>
      <w:proofErr w:type="spellStart"/>
      <w:r w:rsidRPr="00B138F7">
        <w:rPr>
          <w:b/>
          <w:bCs/>
          <w:color w:val="1F1F1F"/>
        </w:rPr>
        <w:t>MLflow</w:t>
      </w:r>
      <w:proofErr w:type="spellEnd"/>
      <w:r w:rsidRPr="00B138F7">
        <w:rPr>
          <w:b/>
          <w:bCs/>
          <w:color w:val="1F1F1F"/>
        </w:rPr>
        <w:t>)</w:t>
      </w:r>
      <w:r w:rsidRPr="00B138F7">
        <w:rPr>
          <w:color w:val="1F1F1F"/>
        </w:rPr>
        <w:t xml:space="preserve">, and </w:t>
      </w:r>
      <w:r w:rsidRPr="00B138F7">
        <w:rPr>
          <w:b/>
          <w:bCs/>
          <w:color w:val="1F1F1F"/>
        </w:rPr>
        <w:t>Human-in-the-Loop (HITL) queues</w:t>
      </w:r>
      <w:r w:rsidRPr="00B138F7">
        <w:rPr>
          <w:color w:val="1F1F1F"/>
        </w:rPr>
        <w:t>. This demonstrates that the system is not just guessing, but executing a deterministic, auditable, and safe data-governance pipeline.</w:t>
      </w:r>
    </w:p>
    <w:p w14:paraId="0D91B554" w14:textId="77777777" w:rsidR="00B138F7" w:rsidRPr="00B138F7" w:rsidRDefault="00B138F7" w:rsidP="00B138F7">
      <w:pPr>
        <w:spacing w:after="360" w:line="276" w:lineRule="auto"/>
        <w:rPr>
          <w:b/>
          <w:bCs/>
          <w:color w:val="1F1F1F"/>
        </w:rPr>
      </w:pPr>
      <w:r w:rsidRPr="00B138F7">
        <w:rPr>
          <w:b/>
          <w:bCs/>
          <w:color w:val="1F1F1F"/>
        </w:rPr>
        <w:t>UC-08: Automated Facility Anomaly Detection and Rule-Based Auditing</w:t>
      </w:r>
    </w:p>
    <w:p w14:paraId="29E60AD8" w14:textId="77777777" w:rsidR="00B138F7" w:rsidRPr="00B138F7" w:rsidRDefault="00B138F7" w:rsidP="00B138F7">
      <w:pPr>
        <w:spacing w:after="360" w:line="276" w:lineRule="auto"/>
        <w:rPr>
          <w:color w:val="1F1F1F"/>
        </w:rPr>
      </w:pPr>
      <w:r w:rsidRPr="00B138F7">
        <w:rPr>
          <w:b/>
          <w:bCs/>
          <w:color w:val="1F1F1F"/>
        </w:rPr>
        <w:t>Description:</w:t>
      </w:r>
      <w:r w:rsidRPr="00B138F7">
        <w:rPr>
          <w:color w:val="1F1F1F"/>
        </w:rPr>
        <w:t xml:space="preserve"> Defines the autonomous auditing pipeline where the IDP Agent applies deterministic logic and LLM-assisted heuristics to detect clinical inconsistencies, missing prerequisites, or suspicious capability claims within synthesized facility profiles.</w:t>
      </w:r>
    </w:p>
    <w:p w14:paraId="793AC433" w14:textId="77777777" w:rsidR="00B138F7" w:rsidRPr="00B138F7" w:rsidRDefault="00B138F7" w:rsidP="00B138F7">
      <w:pPr>
        <w:spacing w:after="360" w:line="276" w:lineRule="auto"/>
        <w:rPr>
          <w:color w:val="1F1F1F"/>
        </w:rPr>
      </w:pPr>
      <w:r w:rsidRPr="00B138F7">
        <w:rPr>
          <w:b/>
          <w:bCs/>
          <w:color w:val="1F1F1F"/>
        </w:rPr>
        <w:t>Primary Actor:</w:t>
      </w:r>
      <w:r w:rsidRPr="00B138F7">
        <w:rPr>
          <w:color w:val="1F1F1F"/>
        </w:rPr>
        <w:t xml:space="preserve"> IDP Agent (Autonomous Subsystem)</w:t>
      </w:r>
    </w:p>
    <w:p w14:paraId="5E85E085" w14:textId="77777777" w:rsidR="00B138F7" w:rsidRPr="00B138F7" w:rsidRDefault="00B138F7" w:rsidP="00B138F7">
      <w:pPr>
        <w:spacing w:after="360" w:line="276" w:lineRule="auto"/>
        <w:rPr>
          <w:color w:val="1F1F1F"/>
        </w:rPr>
      </w:pPr>
      <w:r w:rsidRPr="00B138F7">
        <w:rPr>
          <w:b/>
          <w:bCs/>
          <w:color w:val="1F1F1F"/>
        </w:rPr>
        <w:t>Secondary Actors:</w:t>
      </w:r>
      <w:r w:rsidRPr="00B138F7">
        <w:rPr>
          <w:color w:val="1F1F1F"/>
        </w:rPr>
        <w:t xml:space="preserve"> Clinical Rules Engine, </w:t>
      </w:r>
      <w:proofErr w:type="spellStart"/>
      <w:r w:rsidRPr="00B138F7">
        <w:rPr>
          <w:color w:val="1F1F1F"/>
        </w:rPr>
        <w:t>MLflow</w:t>
      </w:r>
      <w:proofErr w:type="spellEnd"/>
      <w:r w:rsidRPr="00B138F7">
        <w:rPr>
          <w:color w:val="1F1F1F"/>
        </w:rPr>
        <w:t xml:space="preserve"> Telemetry Service, NGO Healthcare Coordinator (Human-in-the-Loop)</w:t>
      </w:r>
    </w:p>
    <w:p w14:paraId="5103423B" w14:textId="77777777" w:rsidR="00B138F7" w:rsidRPr="00B138F7" w:rsidRDefault="00B138F7" w:rsidP="00B138F7">
      <w:pPr>
        <w:spacing w:after="360" w:line="276" w:lineRule="auto"/>
        <w:rPr>
          <w:color w:val="1F1F1F"/>
        </w:rPr>
      </w:pPr>
      <w:r w:rsidRPr="00B138F7">
        <w:rPr>
          <w:b/>
          <w:bCs/>
          <w:color w:val="1F1F1F"/>
        </w:rPr>
        <w:t>Trigger:</w:t>
      </w:r>
      <w:r w:rsidRPr="00B138F7">
        <w:rPr>
          <w:color w:val="1F1F1F"/>
        </w:rPr>
        <w:t xml:space="preserve"> The successful synthesis and database committal of a new batch of facility profiles (UC-06), or a manually triggered regional capability audit.</w:t>
      </w:r>
    </w:p>
    <w:p w14:paraId="0510AB34" w14:textId="77777777" w:rsidR="00B138F7" w:rsidRPr="00B138F7" w:rsidRDefault="00B138F7" w:rsidP="00B138F7">
      <w:pPr>
        <w:spacing w:after="360" w:line="276" w:lineRule="auto"/>
        <w:rPr>
          <w:color w:val="1F1F1F"/>
        </w:rPr>
      </w:pPr>
      <w:r w:rsidRPr="00B138F7">
        <w:rPr>
          <w:b/>
          <w:bCs/>
          <w:color w:val="1F1F1F"/>
        </w:rPr>
        <w:t>Preconditions:</w:t>
      </w:r>
    </w:p>
    <w:p w14:paraId="6B848E3B" w14:textId="77777777" w:rsidR="00B138F7" w:rsidRPr="00B138F7" w:rsidRDefault="00B138F7">
      <w:pPr>
        <w:numPr>
          <w:ilvl w:val="0"/>
          <w:numId w:val="67"/>
        </w:numPr>
        <w:spacing w:after="360" w:line="276" w:lineRule="auto"/>
        <w:rPr>
          <w:color w:val="1F1F1F"/>
        </w:rPr>
      </w:pPr>
      <w:r w:rsidRPr="00B138F7">
        <w:rPr>
          <w:color w:val="1F1F1F"/>
        </w:rPr>
        <w:t>Synthesized, schema-validated facility profiles exist within the primary database.</w:t>
      </w:r>
    </w:p>
    <w:p w14:paraId="57514AF1" w14:textId="77777777" w:rsidR="00B138F7" w:rsidRPr="00B138F7" w:rsidRDefault="00B138F7">
      <w:pPr>
        <w:numPr>
          <w:ilvl w:val="0"/>
          <w:numId w:val="67"/>
        </w:numPr>
        <w:spacing w:after="360" w:line="276" w:lineRule="auto"/>
        <w:rPr>
          <w:color w:val="1F1F1F"/>
        </w:rPr>
      </w:pPr>
      <w:r w:rsidRPr="00B138F7">
        <w:rPr>
          <w:color w:val="1F1F1F"/>
        </w:rPr>
        <w:t>The Clinical Rules Engine is initialized and populated with current medical baseline constraints (e.g., WHO minimum equipment standards for surgery).</w:t>
      </w:r>
    </w:p>
    <w:p w14:paraId="64B4F3C3" w14:textId="77777777" w:rsidR="00B138F7" w:rsidRPr="00B138F7" w:rsidRDefault="00B138F7">
      <w:pPr>
        <w:numPr>
          <w:ilvl w:val="0"/>
          <w:numId w:val="67"/>
        </w:numPr>
        <w:spacing w:after="360" w:line="276" w:lineRule="auto"/>
        <w:rPr>
          <w:color w:val="1F1F1F"/>
        </w:rPr>
      </w:pPr>
      <w:r w:rsidRPr="00B138F7">
        <w:rPr>
          <w:color w:val="1F1F1F"/>
        </w:rPr>
        <w:lastRenderedPageBreak/>
        <w:t xml:space="preserve">The </w:t>
      </w:r>
      <w:proofErr w:type="spellStart"/>
      <w:r w:rsidRPr="00B138F7">
        <w:rPr>
          <w:color w:val="1F1F1F"/>
        </w:rPr>
        <w:t>MLflow</w:t>
      </w:r>
      <w:proofErr w:type="spellEnd"/>
      <w:r w:rsidRPr="00B138F7">
        <w:rPr>
          <w:color w:val="1F1F1F"/>
        </w:rPr>
        <w:t xml:space="preserve"> tracking server is active and reachable for telemetry logging.</w:t>
      </w:r>
    </w:p>
    <w:p w14:paraId="0CF8757B" w14:textId="77777777" w:rsidR="00B138F7" w:rsidRPr="00B138F7" w:rsidRDefault="00B138F7" w:rsidP="00B138F7">
      <w:pPr>
        <w:spacing w:after="360" w:line="276" w:lineRule="auto"/>
        <w:rPr>
          <w:color w:val="1F1F1F"/>
        </w:rPr>
      </w:pPr>
      <w:r w:rsidRPr="00B138F7">
        <w:rPr>
          <w:b/>
          <w:bCs/>
          <w:color w:val="1F1F1F"/>
        </w:rPr>
        <w:t>Postconditions (Success State):</w:t>
      </w:r>
    </w:p>
    <w:p w14:paraId="32BFA9E7" w14:textId="77777777" w:rsidR="00B138F7" w:rsidRPr="00B138F7" w:rsidRDefault="00B138F7">
      <w:pPr>
        <w:numPr>
          <w:ilvl w:val="0"/>
          <w:numId w:val="68"/>
        </w:numPr>
        <w:spacing w:after="360" w:line="276" w:lineRule="auto"/>
        <w:rPr>
          <w:color w:val="1F1F1F"/>
        </w:rPr>
      </w:pPr>
      <w:r w:rsidRPr="00B138F7">
        <w:rPr>
          <w:color w:val="1F1F1F"/>
        </w:rPr>
        <w:t>Evaluated profiles are successfully appended with anomaly metadata objects (containing Severity and Conflicting Fields).</w:t>
      </w:r>
    </w:p>
    <w:p w14:paraId="7DE5E1EC" w14:textId="77777777" w:rsidR="00B138F7" w:rsidRPr="00B138F7" w:rsidRDefault="00B138F7">
      <w:pPr>
        <w:numPr>
          <w:ilvl w:val="0"/>
          <w:numId w:val="68"/>
        </w:numPr>
        <w:spacing w:after="360" w:line="276" w:lineRule="auto"/>
        <w:rPr>
          <w:color w:val="1F1F1F"/>
        </w:rPr>
      </w:pPr>
      <w:r w:rsidRPr="00B138F7">
        <w:rPr>
          <w:color w:val="1F1F1F"/>
        </w:rPr>
        <w:t>The NGO Coordinator dashboard is actively populated with audited data, prioritizing Critical alerts.</w:t>
      </w:r>
    </w:p>
    <w:p w14:paraId="77192739" w14:textId="77777777" w:rsidR="00B138F7" w:rsidRPr="00B138F7" w:rsidRDefault="00B138F7">
      <w:pPr>
        <w:numPr>
          <w:ilvl w:val="0"/>
          <w:numId w:val="68"/>
        </w:numPr>
        <w:spacing w:after="360" w:line="276" w:lineRule="auto"/>
        <w:rPr>
          <w:color w:val="1F1F1F"/>
        </w:rPr>
      </w:pPr>
      <w:r w:rsidRPr="00B138F7">
        <w:rPr>
          <w:color w:val="1F1F1F"/>
        </w:rPr>
        <w:t xml:space="preserve">The exact rule execution trace is permanently logged in </w:t>
      </w:r>
      <w:proofErr w:type="spellStart"/>
      <w:r w:rsidRPr="00B138F7">
        <w:rPr>
          <w:color w:val="1F1F1F"/>
        </w:rPr>
        <w:t>MLflow</w:t>
      </w:r>
      <w:proofErr w:type="spellEnd"/>
      <w:r w:rsidRPr="00B138F7">
        <w:rPr>
          <w:color w:val="1F1F1F"/>
        </w:rPr>
        <w:t>.</w:t>
      </w:r>
    </w:p>
    <w:p w14:paraId="1B02A5BA" w14:textId="77777777" w:rsidR="00B138F7" w:rsidRPr="00B138F7" w:rsidRDefault="00B138F7" w:rsidP="00B138F7">
      <w:pPr>
        <w:spacing w:after="360" w:line="276" w:lineRule="auto"/>
        <w:rPr>
          <w:color w:val="1F1F1F"/>
        </w:rPr>
      </w:pPr>
      <w:r w:rsidRPr="00B138F7">
        <w:rPr>
          <w:b/>
          <w:bCs/>
          <w:color w:val="1F1F1F"/>
        </w:rPr>
        <w:t>Postconditions (Failure / Exception State):</w:t>
      </w:r>
    </w:p>
    <w:p w14:paraId="4F9C9953" w14:textId="77777777" w:rsidR="00B138F7" w:rsidRPr="00B138F7" w:rsidRDefault="00B138F7">
      <w:pPr>
        <w:numPr>
          <w:ilvl w:val="0"/>
          <w:numId w:val="69"/>
        </w:numPr>
        <w:spacing w:after="360" w:line="276" w:lineRule="auto"/>
        <w:rPr>
          <w:color w:val="1F1F1F"/>
        </w:rPr>
      </w:pPr>
      <w:r w:rsidRPr="00B138F7">
        <w:rPr>
          <w:color w:val="1F1F1F"/>
        </w:rPr>
        <w:t>If the rules engine or LLM fails, the pipeline gracefully halts without overwriting previous audit states or falsely verifying compromised data.</w:t>
      </w:r>
    </w:p>
    <w:p w14:paraId="45B2ED4D" w14:textId="77777777" w:rsidR="00B138F7" w:rsidRPr="00B138F7" w:rsidRDefault="00B138F7">
      <w:pPr>
        <w:numPr>
          <w:ilvl w:val="0"/>
          <w:numId w:val="69"/>
        </w:numPr>
        <w:spacing w:after="360" w:line="276" w:lineRule="auto"/>
        <w:rPr>
          <w:color w:val="1F1F1F"/>
        </w:rPr>
      </w:pPr>
      <w:r w:rsidRPr="00B138F7">
        <w:rPr>
          <w:color w:val="1F1F1F"/>
        </w:rPr>
        <w:t>Ambiguous records are securely quarantined for manual review.</w:t>
      </w:r>
    </w:p>
    <w:p w14:paraId="7C468F3E" w14:textId="77777777" w:rsidR="00B138F7" w:rsidRPr="00B138F7" w:rsidRDefault="00B138F7" w:rsidP="00B138F7">
      <w:pPr>
        <w:spacing w:after="360" w:line="276" w:lineRule="auto"/>
        <w:rPr>
          <w:color w:val="1F1F1F"/>
        </w:rPr>
      </w:pPr>
      <w:r w:rsidRPr="00B138F7">
        <w:rPr>
          <w:b/>
          <w:bCs/>
          <w:color w:val="1F1F1F"/>
        </w:rPr>
        <w:t>Primary Success Scenario (Normal Flow):</w:t>
      </w:r>
    </w:p>
    <w:p w14:paraId="39F2296C" w14:textId="77777777" w:rsidR="00B138F7" w:rsidRPr="00B138F7" w:rsidRDefault="00B138F7">
      <w:pPr>
        <w:numPr>
          <w:ilvl w:val="0"/>
          <w:numId w:val="70"/>
        </w:numPr>
        <w:spacing w:after="360" w:line="276" w:lineRule="auto"/>
        <w:rPr>
          <w:color w:val="1F1F1F"/>
        </w:rPr>
      </w:pPr>
      <w:r w:rsidRPr="00B138F7">
        <w:rPr>
          <w:b/>
          <w:bCs/>
          <w:color w:val="1F1F1F"/>
        </w:rPr>
        <w:t>System (IDP Agent)</w:t>
      </w:r>
      <w:r w:rsidRPr="00B138F7">
        <w:rPr>
          <w:color w:val="1F1F1F"/>
        </w:rPr>
        <w:t xml:space="preserve"> initiates the anomaly detection sweep, retrieving the target batch of synthesized facility profiles from the database.</w:t>
      </w:r>
    </w:p>
    <w:p w14:paraId="1A2BDD4B" w14:textId="77777777" w:rsidR="00B138F7" w:rsidRPr="00B138F7" w:rsidRDefault="00B138F7">
      <w:pPr>
        <w:numPr>
          <w:ilvl w:val="0"/>
          <w:numId w:val="70"/>
        </w:numPr>
        <w:spacing w:after="360" w:line="276" w:lineRule="auto"/>
        <w:rPr>
          <w:color w:val="1F1F1F"/>
        </w:rPr>
      </w:pPr>
      <w:r w:rsidRPr="00B138F7">
        <w:rPr>
          <w:b/>
          <w:bCs/>
          <w:color w:val="1F1F1F"/>
        </w:rPr>
        <w:t>System</w:t>
      </w:r>
      <w:r w:rsidRPr="00B138F7">
        <w:rPr>
          <w:color w:val="1F1F1F"/>
        </w:rPr>
        <w:t xml:space="preserve"> invokes the deterministic Clinical Rules Engine to execute multi-variable dependency checks across the structured arrays. </w:t>
      </w:r>
      <w:r w:rsidRPr="00B138F7">
        <w:rPr>
          <w:i/>
          <w:iCs/>
          <w:color w:val="1F1F1F"/>
        </w:rPr>
        <w:t>(e.g., verifying that a facility claiming 'Surgery Capability' strictly possesses 'Operating Room' and 'Anaesthesiology Equipment'; verifying 'ICU' claims correlate with 'Piped Oxygen'; or checking 'NICU' against 'Neonatal Ventilators').</w:t>
      </w:r>
    </w:p>
    <w:p w14:paraId="1FD53D8C" w14:textId="77777777" w:rsidR="00B138F7" w:rsidRPr="00B138F7" w:rsidRDefault="00B138F7">
      <w:pPr>
        <w:numPr>
          <w:ilvl w:val="0"/>
          <w:numId w:val="70"/>
        </w:numPr>
        <w:spacing w:after="360" w:line="276" w:lineRule="auto"/>
        <w:rPr>
          <w:color w:val="1F1F1F"/>
        </w:rPr>
      </w:pPr>
      <w:r w:rsidRPr="00B138F7">
        <w:rPr>
          <w:b/>
          <w:bCs/>
          <w:color w:val="1F1F1F"/>
        </w:rPr>
        <w:t>System</w:t>
      </w:r>
      <w:r w:rsidRPr="00B138F7">
        <w:rPr>
          <w:color w:val="1F1F1F"/>
        </w:rPr>
        <w:t xml:space="preserve"> invokes LLM-assisted heuristics to evaluate complex or "soft" contradictions </w:t>
      </w:r>
      <w:r w:rsidRPr="00B138F7">
        <w:rPr>
          <w:i/>
          <w:iCs/>
          <w:color w:val="1F1F1F"/>
        </w:rPr>
        <w:t>(e.g., a specialist doctor count of 0 existing alongside claims of advanced procedural capabilities)</w:t>
      </w:r>
      <w:r w:rsidRPr="00B138F7">
        <w:rPr>
          <w:color w:val="1F1F1F"/>
        </w:rPr>
        <w:t>.</w:t>
      </w:r>
    </w:p>
    <w:p w14:paraId="52A6D948" w14:textId="77777777" w:rsidR="00B138F7" w:rsidRPr="00B138F7" w:rsidRDefault="00B138F7">
      <w:pPr>
        <w:numPr>
          <w:ilvl w:val="0"/>
          <w:numId w:val="70"/>
        </w:numPr>
        <w:spacing w:after="360" w:line="276" w:lineRule="auto"/>
        <w:rPr>
          <w:color w:val="1F1F1F"/>
        </w:rPr>
      </w:pPr>
      <w:r w:rsidRPr="00B138F7">
        <w:rPr>
          <w:b/>
          <w:bCs/>
          <w:color w:val="1F1F1F"/>
        </w:rPr>
        <w:t>System</w:t>
      </w:r>
      <w:r w:rsidRPr="00B138F7">
        <w:rPr>
          <w:color w:val="1F1F1F"/>
        </w:rPr>
        <w:t xml:space="preserve"> generates an Anomaly Object for any non-compliant record. This object dictates the severity level (Warning or Critical) and explicitly cites the conflicting schema fields.</w:t>
      </w:r>
    </w:p>
    <w:p w14:paraId="65EA8C8D" w14:textId="77777777" w:rsidR="00B138F7" w:rsidRPr="00B138F7" w:rsidRDefault="00B138F7">
      <w:pPr>
        <w:numPr>
          <w:ilvl w:val="0"/>
          <w:numId w:val="70"/>
        </w:numPr>
        <w:spacing w:after="360" w:line="276" w:lineRule="auto"/>
        <w:rPr>
          <w:color w:val="1F1F1F"/>
        </w:rPr>
      </w:pPr>
      <w:r w:rsidRPr="00B138F7">
        <w:rPr>
          <w:b/>
          <w:bCs/>
          <w:color w:val="1F1F1F"/>
        </w:rPr>
        <w:t>System (</w:t>
      </w:r>
      <w:proofErr w:type="spellStart"/>
      <w:r w:rsidRPr="00B138F7">
        <w:rPr>
          <w:b/>
          <w:bCs/>
          <w:color w:val="1F1F1F"/>
        </w:rPr>
        <w:t>MLflow</w:t>
      </w:r>
      <w:proofErr w:type="spellEnd"/>
      <w:r w:rsidRPr="00B138F7">
        <w:rPr>
          <w:b/>
          <w:bCs/>
          <w:color w:val="1F1F1F"/>
        </w:rPr>
        <w:t xml:space="preserve"> Telemetry)</w:t>
      </w:r>
      <w:r w:rsidRPr="00B138F7">
        <w:rPr>
          <w:color w:val="1F1F1F"/>
        </w:rPr>
        <w:t xml:space="preserve"> asynchronously logs the specific rule execution chain, input variables, and triggered flags to ensure complete administrative auditability.</w:t>
      </w:r>
    </w:p>
    <w:p w14:paraId="721EDE8D" w14:textId="77777777" w:rsidR="00B138F7" w:rsidRPr="00B138F7" w:rsidRDefault="00B138F7">
      <w:pPr>
        <w:numPr>
          <w:ilvl w:val="0"/>
          <w:numId w:val="70"/>
        </w:numPr>
        <w:spacing w:after="360" w:line="276" w:lineRule="auto"/>
        <w:rPr>
          <w:color w:val="1F1F1F"/>
        </w:rPr>
      </w:pPr>
      <w:r w:rsidRPr="00B138F7">
        <w:rPr>
          <w:b/>
          <w:bCs/>
          <w:color w:val="1F1F1F"/>
        </w:rPr>
        <w:t>System</w:t>
      </w:r>
      <w:r w:rsidRPr="00B138F7">
        <w:rPr>
          <w:color w:val="1F1F1F"/>
        </w:rPr>
        <w:t xml:space="preserve"> commits the anomaly metadata to the primary database and surfaces the </w:t>
      </w:r>
      <w:r w:rsidRPr="00B138F7">
        <w:rPr>
          <w:color w:val="1F1F1F"/>
        </w:rPr>
        <w:lastRenderedPageBreak/>
        <w:t>flagged records to the NGO Coordinator’s dashboard, sorted by severity.</w:t>
      </w:r>
    </w:p>
    <w:p w14:paraId="254CC58E" w14:textId="77777777" w:rsidR="00B138F7" w:rsidRPr="00B138F7" w:rsidRDefault="00B138F7" w:rsidP="00B138F7">
      <w:pPr>
        <w:spacing w:after="360" w:line="276" w:lineRule="auto"/>
        <w:rPr>
          <w:color w:val="1F1F1F"/>
        </w:rPr>
      </w:pPr>
      <w:r w:rsidRPr="00B138F7">
        <w:rPr>
          <w:b/>
          <w:bCs/>
          <w:color w:val="1F1F1F"/>
        </w:rPr>
        <w:t>Exception &amp; Alternative Flows:</w:t>
      </w:r>
    </w:p>
    <w:p w14:paraId="0D4395A8" w14:textId="77777777" w:rsidR="00B138F7" w:rsidRPr="00B138F7" w:rsidRDefault="00B138F7">
      <w:pPr>
        <w:numPr>
          <w:ilvl w:val="0"/>
          <w:numId w:val="71"/>
        </w:numPr>
        <w:spacing w:after="360" w:line="276" w:lineRule="auto"/>
        <w:rPr>
          <w:color w:val="1F1F1F"/>
        </w:rPr>
      </w:pPr>
      <w:r w:rsidRPr="00B138F7">
        <w:rPr>
          <w:b/>
          <w:bCs/>
          <w:color w:val="1F1F1F"/>
        </w:rPr>
        <w:t>1a. Ambiguous Source Text (Unresolvable Logic Conflict):</w:t>
      </w:r>
    </w:p>
    <w:p w14:paraId="74D102ED" w14:textId="77777777" w:rsidR="00B138F7" w:rsidRPr="00B138F7" w:rsidRDefault="00B138F7">
      <w:pPr>
        <w:numPr>
          <w:ilvl w:val="1"/>
          <w:numId w:val="71"/>
        </w:numPr>
        <w:spacing w:after="360" w:line="276" w:lineRule="auto"/>
        <w:rPr>
          <w:color w:val="1F1F1F"/>
        </w:rPr>
      </w:pPr>
      <w:r w:rsidRPr="00B138F7">
        <w:rPr>
          <w:color w:val="1F1F1F"/>
        </w:rPr>
        <w:t>System (LLM Heuristics) encounters contradictory text or semantic edge cases that cannot be resolved with high confidence by the rules engine.</w:t>
      </w:r>
    </w:p>
    <w:p w14:paraId="116A4772" w14:textId="77777777" w:rsidR="00B138F7" w:rsidRPr="00B138F7" w:rsidRDefault="00B138F7">
      <w:pPr>
        <w:numPr>
          <w:ilvl w:val="1"/>
          <w:numId w:val="71"/>
        </w:numPr>
        <w:spacing w:after="360" w:line="276" w:lineRule="auto"/>
        <w:rPr>
          <w:color w:val="1F1F1F"/>
        </w:rPr>
      </w:pPr>
      <w:r w:rsidRPr="00B138F7">
        <w:rPr>
          <w:color w:val="1F1F1F"/>
        </w:rPr>
        <w:t>System bypasses standard automated severity flagging to prevent generating false positives or false negatives.</w:t>
      </w:r>
    </w:p>
    <w:p w14:paraId="354391F1" w14:textId="77777777" w:rsidR="00B138F7" w:rsidRPr="00B138F7" w:rsidRDefault="00B138F7">
      <w:pPr>
        <w:numPr>
          <w:ilvl w:val="1"/>
          <w:numId w:val="71"/>
        </w:numPr>
        <w:spacing w:after="360" w:line="276" w:lineRule="auto"/>
        <w:rPr>
          <w:color w:val="1F1F1F"/>
        </w:rPr>
      </w:pPr>
      <w:r w:rsidRPr="00B138F7">
        <w:rPr>
          <w:color w:val="1F1F1F"/>
        </w:rPr>
        <w:t>System appends a Requires Manual Verification status code to the facility profile.</w:t>
      </w:r>
    </w:p>
    <w:p w14:paraId="7C42A6DC" w14:textId="77777777" w:rsidR="00B138F7" w:rsidRPr="00B138F7" w:rsidRDefault="00B138F7">
      <w:pPr>
        <w:numPr>
          <w:ilvl w:val="1"/>
          <w:numId w:val="71"/>
        </w:numPr>
        <w:spacing w:after="360" w:line="276" w:lineRule="auto"/>
        <w:rPr>
          <w:color w:val="1F1F1F"/>
        </w:rPr>
      </w:pPr>
      <w:r w:rsidRPr="00B138F7">
        <w:rPr>
          <w:color w:val="1F1F1F"/>
        </w:rPr>
        <w:t>System routes the quarantined profile and its associated source citations directly to a dedicated Human-in-the-Loop (HITL) review queue in the NGO Coordinator UI.</w:t>
      </w:r>
    </w:p>
    <w:p w14:paraId="24083DBC" w14:textId="77777777" w:rsidR="00B138F7" w:rsidRPr="00B138F7" w:rsidRDefault="00B138F7">
      <w:pPr>
        <w:numPr>
          <w:ilvl w:val="1"/>
          <w:numId w:val="71"/>
        </w:numPr>
        <w:spacing w:after="360" w:line="276" w:lineRule="auto"/>
        <w:rPr>
          <w:color w:val="1F1F1F"/>
        </w:rPr>
      </w:pPr>
      <w:r w:rsidRPr="00B138F7">
        <w:rPr>
          <w:color w:val="1F1F1F"/>
        </w:rPr>
        <w:t>Use case terminates for this specific record (Task transitions to 'Pending Manual Review' state).</w:t>
      </w:r>
    </w:p>
    <w:p w14:paraId="725049F3" w14:textId="77777777" w:rsidR="00B138F7" w:rsidRDefault="00B138F7" w:rsidP="0065178E">
      <w:pPr>
        <w:spacing w:after="360" w:line="276" w:lineRule="auto"/>
        <w:rPr>
          <w:color w:val="1F1F1F"/>
        </w:rPr>
      </w:pPr>
    </w:p>
    <w:p w14:paraId="0312D1A4" w14:textId="77777777" w:rsidR="00B138F7" w:rsidRPr="00B138F7" w:rsidRDefault="00B138F7" w:rsidP="00B138F7">
      <w:pPr>
        <w:spacing w:after="360" w:line="276" w:lineRule="auto"/>
        <w:rPr>
          <w:color w:val="1F1F1F"/>
        </w:rPr>
      </w:pPr>
      <w:r w:rsidRPr="00B138F7">
        <w:rPr>
          <w:color w:val="1F1F1F"/>
        </w:rPr>
        <w:t>Here is the professional, enterprise-standard refactor for Use Case 9.</w:t>
      </w:r>
    </w:p>
    <w:p w14:paraId="0401442B" w14:textId="77777777" w:rsidR="00B138F7" w:rsidRPr="00B138F7" w:rsidRDefault="00B138F7" w:rsidP="00B138F7">
      <w:pPr>
        <w:spacing w:after="360" w:line="276" w:lineRule="auto"/>
        <w:rPr>
          <w:color w:val="1F1F1F"/>
        </w:rPr>
      </w:pPr>
      <w:r w:rsidRPr="00B138F7">
        <w:rPr>
          <w:color w:val="1F1F1F"/>
        </w:rPr>
        <w:t xml:space="preserve">For agentic planning workflows, top-tier engineering teams (like those at Google DeepMind or Meta AI) explicitly map out the </w:t>
      </w:r>
      <w:r w:rsidRPr="00B138F7">
        <w:rPr>
          <w:b/>
          <w:bCs/>
          <w:color w:val="1F1F1F"/>
        </w:rPr>
        <w:t>orchestration decomposition</w:t>
      </w:r>
      <w:r w:rsidRPr="00B138F7">
        <w:rPr>
          <w:color w:val="1F1F1F"/>
        </w:rPr>
        <w:t xml:space="preserve"> (how the AI breaks down the prompt), the </w:t>
      </w:r>
      <w:r w:rsidRPr="00B138F7">
        <w:rPr>
          <w:b/>
          <w:bCs/>
          <w:color w:val="1F1F1F"/>
        </w:rPr>
        <w:t>Chain of Thought (</w:t>
      </w:r>
      <w:proofErr w:type="spellStart"/>
      <w:r w:rsidRPr="00B138F7">
        <w:rPr>
          <w:b/>
          <w:bCs/>
          <w:color w:val="1F1F1F"/>
        </w:rPr>
        <w:t>CoT</w:t>
      </w:r>
      <w:proofErr w:type="spellEnd"/>
      <w:r w:rsidRPr="00B138F7">
        <w:rPr>
          <w:b/>
          <w:bCs/>
          <w:color w:val="1F1F1F"/>
        </w:rPr>
        <w:t>) transparency</w:t>
      </w:r>
      <w:r w:rsidRPr="00B138F7">
        <w:rPr>
          <w:color w:val="1F1F1F"/>
        </w:rPr>
        <w:t xml:space="preserve">, and the </w:t>
      </w:r>
      <w:r w:rsidRPr="00B138F7">
        <w:rPr>
          <w:b/>
          <w:bCs/>
          <w:color w:val="1F1F1F"/>
        </w:rPr>
        <w:t>graceful degradation</w:t>
      </w:r>
      <w:r w:rsidRPr="00B138F7">
        <w:rPr>
          <w:color w:val="1F1F1F"/>
        </w:rPr>
        <w:t xml:space="preserve"> paths when the agent encounters missing data.</w:t>
      </w:r>
    </w:p>
    <w:p w14:paraId="3FA0D2F5" w14:textId="77777777" w:rsidR="00B138F7" w:rsidRPr="00B138F7" w:rsidRDefault="00B138F7" w:rsidP="00B138F7">
      <w:pPr>
        <w:spacing w:after="360" w:line="276" w:lineRule="auto"/>
        <w:rPr>
          <w:b/>
          <w:bCs/>
          <w:color w:val="1F1F1F"/>
        </w:rPr>
      </w:pPr>
      <w:r w:rsidRPr="00B138F7">
        <w:rPr>
          <w:b/>
          <w:bCs/>
          <w:color w:val="1F1F1F"/>
        </w:rPr>
        <w:t>UC-09: Natural Language Agentic Planning and Resource Allocation</w:t>
      </w:r>
    </w:p>
    <w:p w14:paraId="17C9C75B" w14:textId="77777777" w:rsidR="00B138F7" w:rsidRPr="00B138F7" w:rsidRDefault="00B138F7" w:rsidP="00B138F7">
      <w:pPr>
        <w:spacing w:after="360" w:line="276" w:lineRule="auto"/>
        <w:rPr>
          <w:color w:val="1F1F1F"/>
        </w:rPr>
      </w:pPr>
      <w:r w:rsidRPr="00B138F7">
        <w:rPr>
          <w:b/>
          <w:bCs/>
          <w:color w:val="1F1F1F"/>
        </w:rPr>
        <w:t>Description:</w:t>
      </w:r>
      <w:r w:rsidRPr="00B138F7">
        <w:rPr>
          <w:color w:val="1F1F1F"/>
        </w:rPr>
        <w:t xml:space="preserve"> Defines the interactive workflow where logistical coordinators utilize natural language to query the </w:t>
      </w:r>
      <w:proofErr w:type="spellStart"/>
      <w:r w:rsidRPr="00B138F7">
        <w:rPr>
          <w:color w:val="1F1F1F"/>
        </w:rPr>
        <w:t>LangGraph</w:t>
      </w:r>
      <w:proofErr w:type="spellEnd"/>
      <w:r w:rsidRPr="00B138F7">
        <w:rPr>
          <w:color w:val="1F1F1F"/>
        </w:rPr>
        <w:t>-based agentic planner, orchestrating a multi-step reasoning pipeline to generate data-driven, heavily cited medical resource deployment strategies.</w:t>
      </w:r>
    </w:p>
    <w:p w14:paraId="32F1A7C1" w14:textId="77777777" w:rsidR="00B138F7" w:rsidRPr="00B138F7" w:rsidRDefault="00B138F7" w:rsidP="00B138F7">
      <w:pPr>
        <w:spacing w:after="360" w:line="276" w:lineRule="auto"/>
        <w:rPr>
          <w:color w:val="1F1F1F"/>
        </w:rPr>
      </w:pPr>
      <w:r w:rsidRPr="00B138F7">
        <w:rPr>
          <w:b/>
          <w:bCs/>
          <w:color w:val="1F1F1F"/>
        </w:rPr>
        <w:t>Primary Actor:</w:t>
      </w:r>
      <w:r w:rsidRPr="00B138F7">
        <w:rPr>
          <w:color w:val="1F1F1F"/>
        </w:rPr>
        <w:t xml:space="preserve"> NGO Healthcare Coordinator (End-User) </w:t>
      </w:r>
      <w:r w:rsidRPr="00B138F7">
        <w:rPr>
          <w:b/>
          <w:bCs/>
          <w:color w:val="1F1F1F"/>
        </w:rPr>
        <w:t>Secondary Actors:</w:t>
      </w:r>
      <w:r w:rsidRPr="00B138F7">
        <w:rPr>
          <w:color w:val="1F1F1F"/>
        </w:rPr>
        <w:t xml:space="preserve"> Agentic Planner (</w:t>
      </w:r>
      <w:proofErr w:type="spellStart"/>
      <w:r w:rsidRPr="00B138F7">
        <w:rPr>
          <w:color w:val="1F1F1F"/>
        </w:rPr>
        <w:t>LangGraph</w:t>
      </w:r>
      <w:proofErr w:type="spellEnd"/>
      <w:r w:rsidRPr="00B138F7">
        <w:rPr>
          <w:color w:val="1F1F1F"/>
        </w:rPr>
        <w:t xml:space="preserve"> Orchestrator), Medical Desert Detection Engine, PDF Export Service </w:t>
      </w:r>
      <w:r w:rsidRPr="00B138F7">
        <w:rPr>
          <w:b/>
          <w:bCs/>
          <w:color w:val="1F1F1F"/>
        </w:rPr>
        <w:t>Trigger:</w:t>
      </w:r>
      <w:r w:rsidRPr="00B138F7">
        <w:rPr>
          <w:color w:val="1F1F1F"/>
        </w:rPr>
        <w:t xml:space="preserve"> The Coordinator submits a natural language resource deployment query via the Planning Interface. </w:t>
      </w:r>
    </w:p>
    <w:p w14:paraId="7BBD6BB4" w14:textId="77777777" w:rsidR="00B138F7" w:rsidRPr="00B138F7" w:rsidRDefault="00B138F7" w:rsidP="00B138F7">
      <w:pPr>
        <w:spacing w:after="360" w:line="276" w:lineRule="auto"/>
        <w:rPr>
          <w:color w:val="1F1F1F"/>
        </w:rPr>
      </w:pPr>
      <w:r w:rsidRPr="00B138F7">
        <w:rPr>
          <w:b/>
          <w:bCs/>
          <w:color w:val="1F1F1F"/>
        </w:rPr>
        <w:t>Preconditions:</w:t>
      </w:r>
    </w:p>
    <w:p w14:paraId="2CD9DB5E" w14:textId="77777777" w:rsidR="00B138F7" w:rsidRPr="00B138F7" w:rsidRDefault="00B138F7">
      <w:pPr>
        <w:numPr>
          <w:ilvl w:val="0"/>
          <w:numId w:val="72"/>
        </w:numPr>
        <w:spacing w:after="360" w:line="276" w:lineRule="auto"/>
        <w:rPr>
          <w:color w:val="1F1F1F"/>
        </w:rPr>
      </w:pPr>
      <w:r w:rsidRPr="00B138F7">
        <w:rPr>
          <w:color w:val="1F1F1F"/>
        </w:rPr>
        <w:lastRenderedPageBreak/>
        <w:t xml:space="preserve">The IDP Agent subsystem is fully initialized and operational. </w:t>
      </w:r>
    </w:p>
    <w:p w14:paraId="3CC16C1B" w14:textId="77777777" w:rsidR="00B138F7" w:rsidRPr="00B138F7" w:rsidRDefault="00B138F7">
      <w:pPr>
        <w:numPr>
          <w:ilvl w:val="0"/>
          <w:numId w:val="72"/>
        </w:numPr>
        <w:spacing w:after="360" w:line="276" w:lineRule="auto"/>
        <w:rPr>
          <w:color w:val="1F1F1F"/>
        </w:rPr>
      </w:pPr>
      <w:r w:rsidRPr="00B138F7">
        <w:rPr>
          <w:color w:val="1F1F1F"/>
        </w:rPr>
        <w:t xml:space="preserve">Synthesized facility profiles and regional gap reports are actively cached and available for querying. </w:t>
      </w:r>
    </w:p>
    <w:p w14:paraId="635D222C" w14:textId="77777777" w:rsidR="00B138F7" w:rsidRPr="00B138F7" w:rsidRDefault="00B138F7">
      <w:pPr>
        <w:numPr>
          <w:ilvl w:val="0"/>
          <w:numId w:val="72"/>
        </w:numPr>
        <w:spacing w:after="360" w:line="276" w:lineRule="auto"/>
        <w:rPr>
          <w:color w:val="1F1F1F"/>
        </w:rPr>
      </w:pPr>
      <w:r w:rsidRPr="00B138F7">
        <w:rPr>
          <w:color w:val="1F1F1F"/>
        </w:rPr>
        <w:t>The Actor is authenticated and possesses appropriate operational clearance (RBAC).</w:t>
      </w:r>
    </w:p>
    <w:p w14:paraId="06F4CE13" w14:textId="77777777" w:rsidR="00B138F7" w:rsidRPr="00B138F7" w:rsidRDefault="00B138F7" w:rsidP="00B138F7">
      <w:pPr>
        <w:spacing w:after="360" w:line="276" w:lineRule="auto"/>
        <w:rPr>
          <w:color w:val="1F1F1F"/>
        </w:rPr>
      </w:pPr>
      <w:r w:rsidRPr="00B138F7">
        <w:rPr>
          <w:b/>
          <w:bCs/>
          <w:color w:val="1F1F1F"/>
        </w:rPr>
        <w:t>Postconditions (Success State):</w:t>
      </w:r>
    </w:p>
    <w:p w14:paraId="78926B71" w14:textId="77777777" w:rsidR="00B138F7" w:rsidRPr="00B138F7" w:rsidRDefault="00B138F7">
      <w:pPr>
        <w:numPr>
          <w:ilvl w:val="0"/>
          <w:numId w:val="73"/>
        </w:numPr>
        <w:spacing w:after="360" w:line="276" w:lineRule="auto"/>
        <w:rPr>
          <w:color w:val="1F1F1F"/>
        </w:rPr>
      </w:pPr>
      <w:r w:rsidRPr="00B138F7">
        <w:rPr>
          <w:color w:val="1F1F1F"/>
        </w:rPr>
        <w:t xml:space="preserve">A multi-step reasoning chain and a recommended deployment plan are successfully rendered to the UI. </w:t>
      </w:r>
    </w:p>
    <w:p w14:paraId="2430C544" w14:textId="77777777" w:rsidR="00B138F7" w:rsidRPr="00B138F7" w:rsidRDefault="00B138F7">
      <w:pPr>
        <w:numPr>
          <w:ilvl w:val="0"/>
          <w:numId w:val="73"/>
        </w:numPr>
        <w:spacing w:after="360" w:line="276" w:lineRule="auto"/>
        <w:rPr>
          <w:color w:val="1F1F1F"/>
        </w:rPr>
      </w:pPr>
      <w:r w:rsidRPr="00B138F7">
        <w:rPr>
          <w:color w:val="1F1F1F"/>
        </w:rPr>
        <w:t xml:space="preserve">Every recommendation is backed by traceable, row-level citations linked directly to the synthesized facility data. </w:t>
      </w:r>
    </w:p>
    <w:p w14:paraId="7E0C74E0" w14:textId="77777777" w:rsidR="00B138F7" w:rsidRPr="00B138F7" w:rsidRDefault="00B138F7">
      <w:pPr>
        <w:numPr>
          <w:ilvl w:val="0"/>
          <w:numId w:val="73"/>
        </w:numPr>
        <w:spacing w:after="360" w:line="276" w:lineRule="auto"/>
        <w:rPr>
          <w:color w:val="1F1F1F"/>
        </w:rPr>
      </w:pPr>
      <w:r w:rsidRPr="00B138F7">
        <w:rPr>
          <w:color w:val="1F1F1F"/>
        </w:rPr>
        <w:t xml:space="preserve">A formatted PDF summary report is successfully generated and downloaded to the client device. </w:t>
      </w:r>
    </w:p>
    <w:p w14:paraId="3EECB7E7" w14:textId="77777777" w:rsidR="00B138F7" w:rsidRPr="00B138F7" w:rsidRDefault="00B138F7" w:rsidP="00B138F7">
      <w:pPr>
        <w:spacing w:after="360" w:line="276" w:lineRule="auto"/>
        <w:rPr>
          <w:color w:val="1F1F1F"/>
        </w:rPr>
      </w:pPr>
      <w:r w:rsidRPr="00B138F7">
        <w:rPr>
          <w:b/>
          <w:bCs/>
          <w:color w:val="1F1F1F"/>
        </w:rPr>
        <w:t>Postconditions (Failure / Degradation State):</w:t>
      </w:r>
    </w:p>
    <w:p w14:paraId="1A57DC95" w14:textId="77777777" w:rsidR="00B138F7" w:rsidRPr="00B138F7" w:rsidRDefault="00B138F7">
      <w:pPr>
        <w:numPr>
          <w:ilvl w:val="0"/>
          <w:numId w:val="74"/>
        </w:numPr>
        <w:spacing w:after="360" w:line="276" w:lineRule="auto"/>
        <w:rPr>
          <w:color w:val="1F1F1F"/>
        </w:rPr>
      </w:pPr>
      <w:r w:rsidRPr="00B138F7">
        <w:rPr>
          <w:color w:val="1F1F1F"/>
        </w:rPr>
        <w:t xml:space="preserve">The system does not hallucinate recommendations if data is missing; partial plans are explicitly flagged with data gap warnings. </w:t>
      </w:r>
    </w:p>
    <w:p w14:paraId="37B5F46E" w14:textId="77777777" w:rsidR="00B138F7" w:rsidRPr="00B138F7" w:rsidRDefault="00B138F7" w:rsidP="00B138F7">
      <w:pPr>
        <w:spacing w:after="360" w:line="276" w:lineRule="auto"/>
        <w:rPr>
          <w:color w:val="1F1F1F"/>
        </w:rPr>
      </w:pPr>
      <w:r w:rsidRPr="00B138F7">
        <w:rPr>
          <w:b/>
          <w:bCs/>
          <w:color w:val="1F1F1F"/>
        </w:rPr>
        <w:t>Primary Success Scenario (Normal Flow):</w:t>
      </w:r>
    </w:p>
    <w:p w14:paraId="5A6EF18E" w14:textId="77777777" w:rsidR="00B138F7" w:rsidRPr="00B138F7" w:rsidRDefault="00B138F7">
      <w:pPr>
        <w:numPr>
          <w:ilvl w:val="0"/>
          <w:numId w:val="75"/>
        </w:numPr>
        <w:spacing w:after="360" w:line="276" w:lineRule="auto"/>
        <w:rPr>
          <w:color w:val="1F1F1F"/>
        </w:rPr>
      </w:pPr>
      <w:r w:rsidRPr="00B138F7">
        <w:rPr>
          <w:b/>
          <w:bCs/>
          <w:color w:val="1F1F1F"/>
        </w:rPr>
        <w:t>Actor</w:t>
      </w:r>
      <w:r w:rsidRPr="00B138F7">
        <w:rPr>
          <w:color w:val="1F1F1F"/>
        </w:rPr>
        <w:t xml:space="preserve"> navigates to the Planning interface and submits a complex natural language request (e.g., </w:t>
      </w:r>
      <w:r w:rsidRPr="00B138F7">
        <w:rPr>
          <w:i/>
          <w:iCs/>
          <w:color w:val="1F1F1F"/>
        </w:rPr>
        <w:t>"I need to deploy two ophthalmologists in northern Ghana by June — where should they go?"</w:t>
      </w:r>
      <w:r w:rsidRPr="00B138F7">
        <w:rPr>
          <w:color w:val="1F1F1F"/>
        </w:rPr>
        <w:t xml:space="preserve">). </w:t>
      </w:r>
    </w:p>
    <w:p w14:paraId="6D35CD5E" w14:textId="77777777" w:rsidR="00B138F7" w:rsidRPr="00B138F7" w:rsidRDefault="00B138F7">
      <w:pPr>
        <w:numPr>
          <w:ilvl w:val="0"/>
          <w:numId w:val="75"/>
        </w:numPr>
        <w:spacing w:after="360" w:line="276" w:lineRule="auto"/>
        <w:rPr>
          <w:color w:val="1F1F1F"/>
        </w:rPr>
      </w:pPr>
      <w:r w:rsidRPr="00B138F7">
        <w:rPr>
          <w:b/>
          <w:bCs/>
          <w:color w:val="1F1F1F"/>
        </w:rPr>
        <w:t>System (</w:t>
      </w:r>
      <w:proofErr w:type="spellStart"/>
      <w:r w:rsidRPr="00B138F7">
        <w:rPr>
          <w:b/>
          <w:bCs/>
          <w:color w:val="1F1F1F"/>
        </w:rPr>
        <w:t>LangGraph</w:t>
      </w:r>
      <w:proofErr w:type="spellEnd"/>
      <w:r w:rsidRPr="00B138F7">
        <w:rPr>
          <w:b/>
          <w:bCs/>
          <w:color w:val="1F1F1F"/>
        </w:rPr>
        <w:t xml:space="preserve"> Orchestrator)</w:t>
      </w:r>
      <w:r w:rsidRPr="00B138F7">
        <w:rPr>
          <w:color w:val="1F1F1F"/>
        </w:rPr>
        <w:t xml:space="preserve"> intercepts the NLP payload and dynamically decomposes the request into a sequential graph of executable sub-tasks: </w:t>
      </w:r>
    </w:p>
    <w:p w14:paraId="441487DC" w14:textId="77777777" w:rsidR="00B138F7" w:rsidRPr="00B138F7" w:rsidRDefault="00B138F7">
      <w:pPr>
        <w:numPr>
          <w:ilvl w:val="1"/>
          <w:numId w:val="75"/>
        </w:numPr>
        <w:spacing w:after="360" w:line="276" w:lineRule="auto"/>
        <w:rPr>
          <w:color w:val="1F1F1F"/>
        </w:rPr>
      </w:pPr>
      <w:r w:rsidRPr="00B138F7">
        <w:rPr>
          <w:i/>
          <w:iCs/>
          <w:color w:val="1F1F1F"/>
        </w:rPr>
        <w:t>(a) Query the geospatial medical desert map for specific specialty gaps (e.g., ophthalmology)</w:t>
      </w:r>
      <w:r w:rsidRPr="00B138F7">
        <w:rPr>
          <w:color w:val="1F1F1F"/>
        </w:rPr>
        <w:t xml:space="preserve">. </w:t>
      </w:r>
    </w:p>
    <w:p w14:paraId="62ACCE5F" w14:textId="77777777" w:rsidR="00B138F7" w:rsidRPr="00B138F7" w:rsidRDefault="00B138F7">
      <w:pPr>
        <w:numPr>
          <w:ilvl w:val="1"/>
          <w:numId w:val="75"/>
        </w:numPr>
        <w:spacing w:after="360" w:line="276" w:lineRule="auto"/>
        <w:rPr>
          <w:color w:val="1F1F1F"/>
        </w:rPr>
      </w:pPr>
      <w:r w:rsidRPr="00B138F7">
        <w:rPr>
          <w:i/>
          <w:iCs/>
          <w:color w:val="1F1F1F"/>
        </w:rPr>
        <w:t>(b) Retrieve the nearest facilities possessing partial prerequisites (e.g., operating rooms that lack specialists)</w:t>
      </w:r>
      <w:r w:rsidRPr="00B138F7">
        <w:rPr>
          <w:color w:val="1F1F1F"/>
        </w:rPr>
        <w:t xml:space="preserve">. </w:t>
      </w:r>
    </w:p>
    <w:p w14:paraId="1A760F58" w14:textId="77777777" w:rsidR="00B138F7" w:rsidRPr="00B138F7" w:rsidRDefault="00B138F7">
      <w:pPr>
        <w:numPr>
          <w:ilvl w:val="1"/>
          <w:numId w:val="75"/>
        </w:numPr>
        <w:spacing w:after="360" w:line="276" w:lineRule="auto"/>
        <w:rPr>
          <w:color w:val="1F1F1F"/>
        </w:rPr>
      </w:pPr>
      <w:r w:rsidRPr="00B138F7">
        <w:rPr>
          <w:i/>
          <w:iCs/>
          <w:color w:val="1F1F1F"/>
        </w:rPr>
        <w:t>(c) Calculate the estimated patient impact and logistical feasibility of the proposed deployment</w:t>
      </w:r>
      <w:r w:rsidRPr="00B138F7">
        <w:rPr>
          <w:color w:val="1F1F1F"/>
        </w:rPr>
        <w:t xml:space="preserve">. </w:t>
      </w:r>
    </w:p>
    <w:p w14:paraId="3E376DF9" w14:textId="77777777" w:rsidR="00B138F7" w:rsidRPr="00B138F7" w:rsidRDefault="00B138F7">
      <w:pPr>
        <w:numPr>
          <w:ilvl w:val="0"/>
          <w:numId w:val="75"/>
        </w:numPr>
        <w:spacing w:after="360" w:line="276" w:lineRule="auto"/>
        <w:rPr>
          <w:color w:val="1F1F1F"/>
        </w:rPr>
      </w:pPr>
      <w:r w:rsidRPr="00B138F7">
        <w:rPr>
          <w:b/>
          <w:bCs/>
          <w:color w:val="1F1F1F"/>
        </w:rPr>
        <w:lastRenderedPageBreak/>
        <w:t>System</w:t>
      </w:r>
      <w:r w:rsidRPr="00B138F7">
        <w:rPr>
          <w:color w:val="1F1F1F"/>
        </w:rPr>
        <w:t xml:space="preserve"> executes each sub-task sequentially, exposing the internal step-by-step reasoning chain (Chain of Thought) to the Actor's UI for complete analytical transparency. </w:t>
      </w:r>
    </w:p>
    <w:p w14:paraId="6F82BC7A" w14:textId="77777777" w:rsidR="00B138F7" w:rsidRPr="00B138F7" w:rsidRDefault="00B138F7">
      <w:pPr>
        <w:numPr>
          <w:ilvl w:val="0"/>
          <w:numId w:val="75"/>
        </w:numPr>
        <w:spacing w:after="360" w:line="276" w:lineRule="auto"/>
        <w:rPr>
          <w:color w:val="1F1F1F"/>
        </w:rPr>
      </w:pPr>
      <w:r w:rsidRPr="00B138F7">
        <w:rPr>
          <w:b/>
          <w:bCs/>
          <w:color w:val="1F1F1F"/>
        </w:rPr>
        <w:t>System</w:t>
      </w:r>
      <w:r w:rsidRPr="00B138F7">
        <w:rPr>
          <w:color w:val="1F1F1F"/>
        </w:rPr>
        <w:t xml:space="preserve"> synthesizes the sub-task outputs into a final recommended deployment plan, programmatically injecting explicit row-level citations from the source facility data to justify each recommendation. </w:t>
      </w:r>
    </w:p>
    <w:p w14:paraId="0585780E" w14:textId="77777777" w:rsidR="00B138F7" w:rsidRPr="00B138F7" w:rsidRDefault="00B138F7">
      <w:pPr>
        <w:numPr>
          <w:ilvl w:val="0"/>
          <w:numId w:val="75"/>
        </w:numPr>
        <w:spacing w:after="360" w:line="276" w:lineRule="auto"/>
        <w:rPr>
          <w:color w:val="1F1F1F"/>
        </w:rPr>
      </w:pPr>
      <w:r w:rsidRPr="00B138F7">
        <w:rPr>
          <w:b/>
          <w:bCs/>
          <w:color w:val="1F1F1F"/>
        </w:rPr>
        <w:t>Actor</w:t>
      </w:r>
      <w:r w:rsidRPr="00B138F7">
        <w:rPr>
          <w:color w:val="1F1F1F"/>
        </w:rPr>
        <w:t xml:space="preserve"> reviews the deployment strategy and triggers the export function. </w:t>
      </w:r>
    </w:p>
    <w:p w14:paraId="6C5B5B91" w14:textId="77777777" w:rsidR="00B138F7" w:rsidRPr="00B138F7" w:rsidRDefault="00B138F7">
      <w:pPr>
        <w:numPr>
          <w:ilvl w:val="0"/>
          <w:numId w:val="75"/>
        </w:numPr>
        <w:spacing w:after="360" w:line="276" w:lineRule="auto"/>
        <w:rPr>
          <w:color w:val="1F1F1F"/>
        </w:rPr>
      </w:pPr>
      <w:r w:rsidRPr="00B138F7">
        <w:rPr>
          <w:b/>
          <w:bCs/>
          <w:color w:val="1F1F1F"/>
        </w:rPr>
        <w:t>System</w:t>
      </w:r>
      <w:r w:rsidRPr="00B138F7">
        <w:rPr>
          <w:color w:val="1F1F1F"/>
        </w:rPr>
        <w:t xml:space="preserve"> compiles the final plan, the reasoning chain, and all supporting citations into a downloadable PDF summary report. </w:t>
      </w:r>
    </w:p>
    <w:p w14:paraId="07D4C982" w14:textId="77777777" w:rsidR="00B138F7" w:rsidRPr="00B138F7" w:rsidRDefault="00B138F7" w:rsidP="00B138F7">
      <w:pPr>
        <w:spacing w:after="360" w:line="276" w:lineRule="auto"/>
        <w:rPr>
          <w:color w:val="1F1F1F"/>
        </w:rPr>
      </w:pPr>
      <w:r w:rsidRPr="00B138F7">
        <w:rPr>
          <w:b/>
          <w:bCs/>
          <w:color w:val="1F1F1F"/>
        </w:rPr>
        <w:t>Exception &amp; Alternative Flows:</w:t>
      </w:r>
    </w:p>
    <w:p w14:paraId="09432F36" w14:textId="77777777" w:rsidR="00B138F7" w:rsidRPr="00B138F7" w:rsidRDefault="00B138F7">
      <w:pPr>
        <w:numPr>
          <w:ilvl w:val="0"/>
          <w:numId w:val="76"/>
        </w:numPr>
        <w:spacing w:after="360" w:line="276" w:lineRule="auto"/>
        <w:rPr>
          <w:color w:val="1F1F1F"/>
        </w:rPr>
      </w:pPr>
      <w:r w:rsidRPr="00B138F7">
        <w:rPr>
          <w:b/>
          <w:bCs/>
          <w:color w:val="1F1F1F"/>
        </w:rPr>
        <w:t>2a. Data Sparsity / Insufficient Sub-task Data (Graceful Degradation):</w:t>
      </w:r>
    </w:p>
    <w:p w14:paraId="7176D9D2" w14:textId="77777777" w:rsidR="00B138F7" w:rsidRPr="00B138F7" w:rsidRDefault="00B138F7">
      <w:pPr>
        <w:numPr>
          <w:ilvl w:val="1"/>
          <w:numId w:val="76"/>
        </w:numPr>
        <w:spacing w:after="360" w:line="276" w:lineRule="auto"/>
        <w:rPr>
          <w:color w:val="1F1F1F"/>
        </w:rPr>
      </w:pPr>
      <w:r w:rsidRPr="00B138F7">
        <w:rPr>
          <w:color w:val="1F1F1F"/>
        </w:rPr>
        <w:t xml:space="preserve">System (Agentic Planner) detects a lack of sufficient underlying data to complete one or more decomposed sub-tasks (e.g., missing population density metrics for the impact estimation phase). </w:t>
      </w:r>
    </w:p>
    <w:p w14:paraId="778F37C2" w14:textId="77777777" w:rsidR="00B138F7" w:rsidRPr="00B138F7" w:rsidRDefault="00B138F7">
      <w:pPr>
        <w:numPr>
          <w:ilvl w:val="1"/>
          <w:numId w:val="76"/>
        </w:numPr>
        <w:spacing w:after="360" w:line="276" w:lineRule="auto"/>
        <w:rPr>
          <w:color w:val="1F1F1F"/>
        </w:rPr>
      </w:pPr>
      <w:r w:rsidRPr="00B138F7">
        <w:rPr>
          <w:color w:val="1F1F1F"/>
        </w:rPr>
        <w:t>System halts the specific stalled sub-task to prevent AI hallucination, but continues evaluating the remainder of the execution graph.</w:t>
      </w:r>
    </w:p>
    <w:p w14:paraId="4C5B1206" w14:textId="77777777" w:rsidR="00B138F7" w:rsidRPr="00B138F7" w:rsidRDefault="00B138F7">
      <w:pPr>
        <w:numPr>
          <w:ilvl w:val="1"/>
          <w:numId w:val="76"/>
        </w:numPr>
        <w:spacing w:after="360" w:line="276" w:lineRule="auto"/>
        <w:rPr>
          <w:color w:val="1F1F1F"/>
        </w:rPr>
      </w:pPr>
      <w:r w:rsidRPr="00B138F7">
        <w:rPr>
          <w:color w:val="1F1F1F"/>
        </w:rPr>
        <w:t xml:space="preserve">System compiles a "best-effort" partial deployment plan. </w:t>
      </w:r>
    </w:p>
    <w:p w14:paraId="5CCF5675" w14:textId="77777777" w:rsidR="00B138F7" w:rsidRPr="00B138F7" w:rsidRDefault="00B138F7">
      <w:pPr>
        <w:numPr>
          <w:ilvl w:val="1"/>
          <w:numId w:val="76"/>
        </w:numPr>
        <w:spacing w:after="360" w:line="276" w:lineRule="auto"/>
        <w:rPr>
          <w:color w:val="1F1F1F"/>
        </w:rPr>
      </w:pPr>
      <w:r w:rsidRPr="00B138F7">
        <w:rPr>
          <w:color w:val="1F1F1F"/>
        </w:rPr>
        <w:t xml:space="preserve">System renders the partial plan in the UI alongside a transparent warning banner, explicitly reporting the exact data gaps that prevented a complete analysis. </w:t>
      </w:r>
    </w:p>
    <w:p w14:paraId="19349E06" w14:textId="77777777" w:rsidR="00B138F7" w:rsidRPr="00B138F7" w:rsidRDefault="00B138F7">
      <w:pPr>
        <w:numPr>
          <w:ilvl w:val="1"/>
          <w:numId w:val="76"/>
        </w:numPr>
        <w:spacing w:after="360" w:line="276" w:lineRule="auto"/>
        <w:rPr>
          <w:color w:val="1F1F1F"/>
        </w:rPr>
      </w:pPr>
      <w:r w:rsidRPr="00B138F7">
        <w:rPr>
          <w:color w:val="1F1F1F"/>
        </w:rPr>
        <w:t>Use case terminates (Degraded Success State).</w:t>
      </w:r>
    </w:p>
    <w:p w14:paraId="35DA12BD" w14:textId="77777777" w:rsidR="00B138F7" w:rsidRDefault="00B138F7" w:rsidP="0065178E">
      <w:pPr>
        <w:spacing w:after="360" w:line="276" w:lineRule="auto"/>
        <w:rPr>
          <w:color w:val="1F1F1F"/>
        </w:rPr>
      </w:pPr>
    </w:p>
    <w:p w14:paraId="3F6F493C" w14:textId="77777777" w:rsidR="0065178E" w:rsidRDefault="0065178E" w:rsidP="0065178E">
      <w:pPr>
        <w:spacing w:after="360" w:line="276" w:lineRule="auto"/>
      </w:pPr>
    </w:p>
    <w:p w14:paraId="186CFFCE" w14:textId="77777777" w:rsidR="00184458" w:rsidRDefault="00000000">
      <w:pPr>
        <w:pStyle w:val="NormalWeb"/>
        <w:numPr>
          <w:ilvl w:val="0"/>
          <w:numId w:val="1"/>
        </w:numPr>
      </w:pPr>
      <w:proofErr w:type="gramStart"/>
      <w:r>
        <w:rPr>
          <w:rFonts w:hAnsi="Symbol"/>
        </w:rPr>
        <w:t></w:t>
      </w:r>
      <w:r>
        <w:t xml:space="preserve">  </w:t>
      </w:r>
      <w:r>
        <w:rPr>
          <w:b/>
          <w:bCs/>
        </w:rPr>
        <w:t>REQ</w:t>
      </w:r>
      <w:proofErr w:type="gramEnd"/>
      <w:r>
        <w:rPr>
          <w:b/>
          <w:bCs/>
        </w:rPr>
        <w:t>-XX: Medical Facility Capability Matching</w:t>
      </w:r>
      <w:r>
        <w:t xml:space="preserve"> The system shall map the clinical conditions identified in the patient's medical report to the required medical equipment and specialties.</w:t>
      </w:r>
    </w:p>
    <w:p w14:paraId="289E3E14" w14:textId="77777777" w:rsidR="00184458" w:rsidRDefault="00000000">
      <w:pPr>
        <w:pStyle w:val="NormalWeb"/>
        <w:numPr>
          <w:ilvl w:val="0"/>
          <w:numId w:val="1"/>
        </w:numPr>
      </w:pPr>
      <w:r>
        <w:rPr>
          <w:rFonts w:hAnsi="Symbol"/>
        </w:rPr>
        <w:lastRenderedPageBreak/>
        <w:t></w:t>
      </w:r>
      <w:r>
        <w:t xml:space="preserve">  </w:t>
      </w:r>
      <w:r>
        <w:rPr>
          <w:b/>
          <w:bCs/>
        </w:rPr>
        <w:t>REQ-XX: Facility Anomaly Detection</w:t>
      </w:r>
      <w:r>
        <w:t xml:space="preserve"> The system shall evaluate hospital profiles to flag discrepancies, such as a facility claiming to perform advanced surgeries without listing the prerequisite operating equipment or specialist staff.</w:t>
      </w:r>
    </w:p>
    <w:p w14:paraId="59C0609A" w14:textId="77777777" w:rsidR="00184458" w:rsidRDefault="00000000">
      <w:pPr>
        <w:pStyle w:val="NormalWeb"/>
        <w:numPr>
          <w:ilvl w:val="0"/>
          <w:numId w:val="1"/>
        </w:numPr>
      </w:pPr>
      <w:r>
        <w:rPr>
          <w:rFonts w:hAnsi="Symbol"/>
        </w:rPr>
        <w:t></w:t>
      </w:r>
      <w:r>
        <w:t xml:space="preserve">  </w:t>
      </w:r>
      <w:r>
        <w:rPr>
          <w:b/>
          <w:bCs/>
        </w:rPr>
        <w:t>REQ-XX: Geospatial Hospital Recommendation</w:t>
      </w:r>
      <w:r>
        <w:t xml:space="preserve"> The system shall calculate the distance between the patient's location and the nearest verified capable facilities, presenting the user with top recommendations sorted by capability match and travel time.</w:t>
      </w:r>
    </w:p>
    <w:p w14:paraId="4446DDE5" w14:textId="77777777" w:rsidR="00184458" w:rsidRDefault="00000000">
      <w:pPr>
        <w:pStyle w:val="NormalWeb"/>
        <w:numPr>
          <w:ilvl w:val="0"/>
          <w:numId w:val="1"/>
        </w:numPr>
      </w:pPr>
      <w:r>
        <w:rPr>
          <w:rFonts w:hAnsi="Symbol"/>
        </w:rPr>
        <w:t></w:t>
      </w:r>
      <w:r>
        <w:t xml:space="preserve">  </w:t>
      </w:r>
      <w:r>
        <w:rPr>
          <w:b/>
          <w:bCs/>
        </w:rPr>
        <w:t>REQ-XX: Transparent Patient Reasoning</w:t>
      </w:r>
      <w:r>
        <w:t xml:space="preserve"> The system shall display a clear, plain-language explanation to the patient detailing </w:t>
      </w:r>
      <w:r>
        <w:rPr>
          <w:i/>
          <w:iCs/>
        </w:rPr>
        <w:t>why</w:t>
      </w:r>
      <w:r>
        <w:t xml:space="preserve"> a specific hospital was recommended (e.g., "Recommended because this facility has an on-site MRI and a verified cardiology department").</w:t>
      </w:r>
      <w:r>
        <w:br/>
      </w:r>
      <w: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00"/>
        <w:gridCol w:w="2360"/>
      </w:tblGrid>
      <w:tr w:rsidR="00184458" w14:paraId="61A30F21"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DBB6DE2" w14:textId="77777777" w:rsidR="00184458" w:rsidRDefault="00000000">
            <w:r>
              <w:rPr>
                <w:color w:val="2C3E50"/>
                <w:sz w:val="19"/>
                <w:szCs w:val="19"/>
              </w:rPr>
              <w:t>REQ-07</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A73732F" w14:textId="77777777" w:rsidR="00184458" w:rsidRDefault="00000000">
            <w:r>
              <w:rPr>
                <w:color w:val="2C3E50"/>
                <w:sz w:val="19"/>
                <w:szCs w:val="19"/>
              </w:rPr>
              <w:t>The IDP Agent shall extract procedure, equipment, capability, and specialty fields from free-form facility text using a RAG pipeline (FAISS / LanceDB) and LLM reasoning.</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A16A41F" w14:textId="77777777" w:rsidR="00184458" w:rsidRDefault="00000000">
            <w:r>
              <w:rPr>
                <w:color w:val="2C3E50"/>
                <w:sz w:val="19"/>
                <w:szCs w:val="19"/>
              </w:rPr>
              <w:t>UC-05</w:t>
            </w:r>
          </w:p>
        </w:tc>
      </w:tr>
      <w:tr w:rsidR="00184458" w14:paraId="7419C65D"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78844F9" w14:textId="77777777" w:rsidR="00184458" w:rsidRDefault="00000000">
            <w:r>
              <w:rPr>
                <w:color w:val="2C3E50"/>
                <w:sz w:val="19"/>
                <w:szCs w:val="19"/>
              </w:rPr>
              <w:t>REQ-08</w:t>
            </w:r>
          </w:p>
        </w:tc>
        <w:tc>
          <w:tcPr>
            <w:tcW w:w="5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1CAD215" w14:textId="77777777" w:rsidR="00184458" w:rsidRDefault="00000000">
            <w:r>
              <w:rPr>
                <w:color w:val="2C3E50"/>
                <w:sz w:val="19"/>
                <w:szCs w:val="19"/>
              </w:rPr>
              <w:t>The IDP Agent shall merge unstructured extraction outputs with structured facility schema fields, producing a unified Pydantic-validated facility profile.</w:t>
            </w:r>
          </w:p>
        </w:tc>
        <w:tc>
          <w:tcPr>
            <w:tcW w:w="2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CEA505C" w14:textId="77777777" w:rsidR="00184458" w:rsidRDefault="00000000">
            <w:r>
              <w:rPr>
                <w:color w:val="2C3E50"/>
                <w:sz w:val="19"/>
                <w:szCs w:val="19"/>
              </w:rPr>
              <w:t>UC-06</w:t>
            </w:r>
          </w:p>
        </w:tc>
      </w:tr>
      <w:tr w:rsidR="00184458" w14:paraId="21652ECA"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1BDBE230" w14:textId="77777777" w:rsidR="00184458" w:rsidRDefault="00000000">
            <w:r>
              <w:rPr>
                <w:color w:val="2C3E50"/>
                <w:sz w:val="19"/>
                <w:szCs w:val="19"/>
              </w:rPr>
              <w:t>REQ-09</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D80FD6A" w14:textId="77777777" w:rsidR="00184458" w:rsidRDefault="00000000">
            <w:r>
              <w:rPr>
                <w:color w:val="2C3E50"/>
                <w:sz w:val="19"/>
                <w:szCs w:val="19"/>
              </w:rPr>
              <w:t>The system shall detect and label geographic regions as medical deserts where critical medical specialties or equipment are absent, relative to WHO/VF thresholds.</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886AB44" w14:textId="77777777" w:rsidR="00184458" w:rsidRDefault="00000000">
            <w:r>
              <w:rPr>
                <w:color w:val="2C3E50"/>
                <w:sz w:val="19"/>
                <w:szCs w:val="19"/>
              </w:rPr>
              <w:t>UC-07</w:t>
            </w:r>
          </w:p>
        </w:tc>
      </w:tr>
      <w:tr w:rsidR="00184458" w14:paraId="667D0A02"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41C0C21E" w14:textId="77777777" w:rsidR="00184458" w:rsidRDefault="00000000">
            <w:r>
              <w:rPr>
                <w:color w:val="2C3E50"/>
                <w:sz w:val="19"/>
                <w:szCs w:val="19"/>
              </w:rPr>
              <w:t>REQ-10</w:t>
            </w:r>
          </w:p>
        </w:tc>
        <w:tc>
          <w:tcPr>
            <w:tcW w:w="5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1AE3BE5C" w14:textId="77777777" w:rsidR="00184458" w:rsidRDefault="00000000">
            <w:r>
              <w:rPr>
                <w:color w:val="2C3E50"/>
                <w:sz w:val="19"/>
                <w:szCs w:val="19"/>
              </w:rPr>
              <w:t>The IDP Agent shall flag facility profile anomalies (e.g., surgery claimed without operating room) with severity levels (Warning/Critical) and conflicting field citations.</w:t>
            </w:r>
          </w:p>
        </w:tc>
        <w:tc>
          <w:tcPr>
            <w:tcW w:w="2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E0A9183" w14:textId="77777777" w:rsidR="00184458" w:rsidRDefault="00000000">
            <w:r>
              <w:rPr>
                <w:color w:val="2C3E50"/>
                <w:sz w:val="19"/>
                <w:szCs w:val="19"/>
              </w:rPr>
              <w:t>UC-08</w:t>
            </w:r>
          </w:p>
        </w:tc>
      </w:tr>
      <w:tr w:rsidR="00184458" w14:paraId="397102B1"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5F5CA23" w14:textId="77777777" w:rsidR="00184458" w:rsidRDefault="00000000">
            <w:r>
              <w:rPr>
                <w:color w:val="2C3E50"/>
                <w:sz w:val="19"/>
                <w:szCs w:val="19"/>
              </w:rPr>
              <w:t>REQ-11</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15891A2" w14:textId="77777777" w:rsidR="00184458" w:rsidRDefault="00000000">
            <w:r>
              <w:rPr>
                <w:color w:val="2C3E50"/>
                <w:sz w:val="19"/>
                <w:szCs w:val="19"/>
              </w:rPr>
              <w:t>The system shall provide a natural language agentic planning interface for NGO coordinators, producing step-by-step deployment or resource allocation plans with supporting data citations.</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5DD7C36D" w14:textId="77777777" w:rsidR="00184458" w:rsidRDefault="00000000">
            <w:r>
              <w:rPr>
                <w:color w:val="2C3E50"/>
                <w:sz w:val="19"/>
                <w:szCs w:val="19"/>
              </w:rPr>
              <w:t>UC-09</w:t>
            </w:r>
          </w:p>
        </w:tc>
      </w:tr>
      <w:tr w:rsidR="00184458" w14:paraId="39C78FB0"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3F810ED3" w14:textId="77777777" w:rsidR="00184458" w:rsidRDefault="00000000">
            <w:r>
              <w:rPr>
                <w:color w:val="2C3E50"/>
                <w:sz w:val="19"/>
                <w:szCs w:val="19"/>
              </w:rPr>
              <w:t>REQ-12</w:t>
            </w:r>
          </w:p>
        </w:tc>
        <w:tc>
          <w:tcPr>
            <w:tcW w:w="5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55229C47" w14:textId="77777777" w:rsidR="00184458" w:rsidRDefault="00000000">
            <w:r>
              <w:rPr>
                <w:color w:val="2C3E50"/>
                <w:sz w:val="19"/>
                <w:szCs w:val="19"/>
              </w:rPr>
              <w:t>Every IDP Agent claim shall include a row-level citation identifying the source facility record and field that supported it.</w:t>
            </w:r>
          </w:p>
        </w:tc>
        <w:tc>
          <w:tcPr>
            <w:tcW w:w="2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2BD231A7" w14:textId="77777777" w:rsidR="00184458" w:rsidRDefault="00000000">
            <w:r>
              <w:rPr>
                <w:color w:val="2C3E50"/>
                <w:sz w:val="19"/>
                <w:szCs w:val="19"/>
              </w:rPr>
              <w:t>UC-05, UC-08, UC-09</w:t>
            </w:r>
          </w:p>
        </w:tc>
      </w:tr>
      <w:tr w:rsidR="00184458" w14:paraId="76596EF8"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37E0195F" w14:textId="77777777" w:rsidR="00184458" w:rsidRDefault="00000000">
            <w:r>
              <w:rPr>
                <w:color w:val="2C3E50"/>
                <w:sz w:val="19"/>
                <w:szCs w:val="19"/>
              </w:rPr>
              <w:t>REQ-13</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2B3A2176" w14:textId="77777777" w:rsidR="00184458" w:rsidRDefault="00000000">
            <w:r>
              <w:rPr>
                <w:color w:val="2C3E50"/>
                <w:sz w:val="19"/>
                <w:szCs w:val="19"/>
              </w:rPr>
              <w:t>All agent reasoning steps shall be logged to MLflow, capturing inputs, outputs, tool calls, and source citations for each step in the reasoning chain.</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70227E70" w14:textId="77777777" w:rsidR="00184458" w:rsidRDefault="00000000">
            <w:r>
              <w:rPr>
                <w:color w:val="2C3E50"/>
                <w:sz w:val="19"/>
                <w:szCs w:val="19"/>
              </w:rPr>
              <w:t>UC-05–UC-09</w:t>
            </w:r>
          </w:p>
        </w:tc>
      </w:tr>
      <w:tr w:rsidR="00184458" w14:paraId="605C09BD" w14:textId="77777777">
        <w:tc>
          <w:tcPr>
            <w:tcW w:w="16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00309AB" w14:textId="77777777" w:rsidR="00184458" w:rsidRDefault="00000000">
            <w:r>
              <w:rPr>
                <w:color w:val="2C3E50"/>
                <w:sz w:val="19"/>
                <w:szCs w:val="19"/>
              </w:rPr>
              <w:t>REQ-14</w:t>
            </w:r>
          </w:p>
        </w:tc>
        <w:tc>
          <w:tcPr>
            <w:tcW w:w="540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6F96BC69" w14:textId="77777777" w:rsidR="00184458" w:rsidRDefault="00000000">
            <w:r>
              <w:rPr>
                <w:color w:val="2C3E50"/>
                <w:sz w:val="19"/>
                <w:szCs w:val="19"/>
              </w:rPr>
              <w:t>The system shall render a geospatial map visualising facility capability coverage, identified medical deserts, and anomaly-flagged facilities.</w:t>
            </w:r>
          </w:p>
        </w:tc>
        <w:tc>
          <w:tcPr>
            <w:tcW w:w="2360" w:type="dxa"/>
            <w:tcBorders>
              <w:top w:val="single" w:sz="0" w:space="0" w:color="BBBBBB"/>
              <w:left w:val="single" w:sz="0" w:space="0" w:color="BBBBBB"/>
              <w:bottom w:val="single" w:sz="0" w:space="0" w:color="BBBBBB"/>
              <w:right w:val="single" w:sz="0" w:space="0" w:color="BBBBBB"/>
            </w:tcBorders>
            <w:shd w:val="clear" w:color="auto" w:fill="F4F6F8"/>
            <w:tcMar>
              <w:top w:w="80" w:type="dxa"/>
              <w:left w:w="120" w:type="dxa"/>
              <w:bottom w:w="80" w:type="dxa"/>
              <w:right w:w="120" w:type="dxa"/>
            </w:tcMar>
          </w:tcPr>
          <w:p w14:paraId="04C6F971" w14:textId="77777777" w:rsidR="00184458" w:rsidRDefault="00000000">
            <w:r>
              <w:rPr>
                <w:color w:val="2C3E50"/>
                <w:sz w:val="19"/>
                <w:szCs w:val="19"/>
              </w:rPr>
              <w:t>UC-07</w:t>
            </w:r>
          </w:p>
        </w:tc>
      </w:tr>
      <w:tr w:rsidR="00184458" w14:paraId="71C00904" w14:textId="77777777">
        <w:tc>
          <w:tcPr>
            <w:tcW w:w="16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45EE7F83" w14:textId="77777777" w:rsidR="00184458" w:rsidRDefault="00000000">
            <w:r>
              <w:rPr>
                <w:color w:val="2C3E50"/>
                <w:sz w:val="19"/>
                <w:szCs w:val="19"/>
              </w:rPr>
              <w:t>REQ-15</w:t>
            </w:r>
          </w:p>
        </w:tc>
        <w:tc>
          <w:tcPr>
            <w:tcW w:w="540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699E94FC" w14:textId="77777777" w:rsidR="00184458" w:rsidRDefault="00000000">
            <w:r>
              <w:rPr>
                <w:color w:val="2C3E50"/>
                <w:sz w:val="19"/>
                <w:szCs w:val="19"/>
              </w:rPr>
              <w:t>The agentic planning interface shall be operable by non-technical NGO planners across all age groups using plain natural language — no SQL or programming knowledge required.</w:t>
            </w:r>
          </w:p>
        </w:tc>
        <w:tc>
          <w:tcPr>
            <w:tcW w:w="2360" w:type="dxa"/>
            <w:tcBorders>
              <w:top w:val="single" w:sz="0" w:space="0" w:color="BBBBBB"/>
              <w:left w:val="single" w:sz="0" w:space="0" w:color="BBBBBB"/>
              <w:bottom w:val="single" w:sz="0" w:space="0" w:color="BBBBBB"/>
              <w:right w:val="single" w:sz="0" w:space="0" w:color="BBBBBB"/>
            </w:tcBorders>
            <w:shd w:val="clear" w:color="auto" w:fill="FFFFFF"/>
            <w:tcMar>
              <w:top w:w="80" w:type="dxa"/>
              <w:left w:w="120" w:type="dxa"/>
              <w:bottom w:w="80" w:type="dxa"/>
              <w:right w:w="120" w:type="dxa"/>
            </w:tcMar>
          </w:tcPr>
          <w:p w14:paraId="03C683EF" w14:textId="77777777" w:rsidR="00184458" w:rsidRDefault="00000000">
            <w:r>
              <w:rPr>
                <w:color w:val="2C3E50"/>
                <w:sz w:val="19"/>
                <w:szCs w:val="19"/>
              </w:rPr>
              <w:t>UC-09</w:t>
            </w:r>
          </w:p>
        </w:tc>
      </w:tr>
    </w:tbl>
    <w:p w14:paraId="79E60865" w14:textId="77777777" w:rsidR="00184458" w:rsidRDefault="00184458" w:rsidP="004A58EA">
      <w:pPr>
        <w:pStyle w:val="NormalWeb"/>
      </w:pPr>
    </w:p>
    <w:p w14:paraId="08DD0BDF" w14:textId="77777777" w:rsidR="00184458" w:rsidRDefault="00000000">
      <w:pPr>
        <w:spacing w:line="276" w:lineRule="auto"/>
        <w:rPr>
          <w:color w:val="1F1F1F"/>
        </w:rPr>
      </w:pPr>
      <w:r>
        <w:pict w14:anchorId="5ABEE184">
          <v:rect id="_x0000_i1038" style="width:0;height:1.5pt" o:hralign="center" o:hrstd="t" o:hr="t" fillcolor="#a0a0a0" stroked="f"/>
        </w:pict>
      </w:r>
    </w:p>
    <w:p w14:paraId="7633EB2F" w14:textId="77777777" w:rsidR="004A58EA" w:rsidRPr="004A58EA" w:rsidRDefault="004A58EA" w:rsidP="004A58EA">
      <w:pPr>
        <w:spacing w:after="160" w:line="276" w:lineRule="auto"/>
        <w:rPr>
          <w:b/>
          <w:bCs/>
          <w:color w:val="1F1F1F"/>
        </w:rPr>
      </w:pPr>
      <w:r w:rsidRPr="004A58EA">
        <w:rPr>
          <w:b/>
          <w:bCs/>
          <w:color w:val="1F1F1F"/>
        </w:rPr>
        <w:lastRenderedPageBreak/>
        <w:t>3.2 Performance Requirements</w:t>
      </w:r>
    </w:p>
    <w:p w14:paraId="40D26AA7" w14:textId="77777777" w:rsidR="004A58EA" w:rsidRPr="004A58EA" w:rsidRDefault="004A58EA" w:rsidP="004A58EA">
      <w:pPr>
        <w:spacing w:after="160" w:line="276" w:lineRule="auto"/>
        <w:rPr>
          <w:color w:val="1F1F1F"/>
        </w:rPr>
      </w:pPr>
      <w:r w:rsidRPr="004A58EA">
        <w:rPr>
          <w:color w:val="1F1F1F"/>
        </w:rPr>
        <w:t xml:space="preserve">The </w:t>
      </w:r>
      <w:proofErr w:type="spellStart"/>
      <w:r w:rsidRPr="004A58EA">
        <w:rPr>
          <w:color w:val="1F1F1F"/>
        </w:rPr>
        <w:t>CareCompanion</w:t>
      </w:r>
      <w:proofErr w:type="spellEnd"/>
      <w:r w:rsidRPr="004A58EA">
        <w:rPr>
          <w:color w:val="1F1F1F"/>
        </w:rPr>
        <w:t xml:space="preserve"> system shall adhere to the following strict performance thresholds, ensuring high availability, deterministic execution times, and baseline machine learning quality across all subsystems. These metrics serve as the Service Level Objectives (SLOs) for system verification and load testing.</w:t>
      </w:r>
    </w:p>
    <w:p w14:paraId="635256D1" w14:textId="77777777" w:rsidR="004A58EA" w:rsidRPr="004A58EA" w:rsidRDefault="004A58EA" w:rsidP="004A58EA">
      <w:pPr>
        <w:spacing w:after="160" w:line="276" w:lineRule="auto"/>
        <w:rPr>
          <w:color w:val="1F1F1F"/>
        </w:rPr>
      </w:pPr>
      <w:r w:rsidRPr="004A58EA">
        <w:rPr>
          <w:b/>
          <w:bCs/>
          <w:color w:val="1F1F1F"/>
        </w:rPr>
        <w:t>3.2.1 Latency &amp; Responsiveness SLAs</w:t>
      </w:r>
    </w:p>
    <w:p w14:paraId="68D97B12" w14:textId="77777777" w:rsidR="004A58EA" w:rsidRPr="004A58EA" w:rsidRDefault="004A58EA">
      <w:pPr>
        <w:numPr>
          <w:ilvl w:val="0"/>
          <w:numId w:val="77"/>
        </w:numPr>
        <w:spacing w:after="160" w:line="276" w:lineRule="auto"/>
        <w:rPr>
          <w:color w:val="1F1F1F"/>
        </w:rPr>
      </w:pPr>
      <w:r w:rsidRPr="004A58EA">
        <w:rPr>
          <w:b/>
          <w:bCs/>
          <w:color w:val="1F1F1F"/>
        </w:rPr>
        <w:t>Standard UI &amp; API Latency:</w:t>
      </w:r>
      <w:r w:rsidRPr="004A58EA">
        <w:rPr>
          <w:color w:val="1F1F1F"/>
        </w:rPr>
        <w:t xml:space="preserve"> The system shall maintain a P90 (90th percentile) response time of ≤ 3.0 seconds for all standard client interface interactions and synchronous LLM chat responses via "The Director."</w:t>
      </w:r>
    </w:p>
    <w:p w14:paraId="7A5357FF" w14:textId="77777777" w:rsidR="004A58EA" w:rsidRPr="004A58EA" w:rsidRDefault="004A58EA">
      <w:pPr>
        <w:numPr>
          <w:ilvl w:val="0"/>
          <w:numId w:val="77"/>
        </w:numPr>
        <w:spacing w:after="160" w:line="276" w:lineRule="auto"/>
        <w:rPr>
          <w:color w:val="1F1F1F"/>
        </w:rPr>
      </w:pPr>
      <w:r w:rsidRPr="004A58EA">
        <w:rPr>
          <w:b/>
          <w:bCs/>
          <w:color w:val="1F1F1F"/>
        </w:rPr>
        <w:t>Diagnostic Inference Speed:</w:t>
      </w:r>
      <w:r w:rsidRPr="004A58EA">
        <w:rPr>
          <w:color w:val="1F1F1F"/>
        </w:rPr>
        <w:t xml:space="preserve"> The synchronous pipeline for visual inference and initial text-based medical report generation (UC-02) shall complete and render to the client UI within 15 seconds of payload submission.</w:t>
      </w:r>
    </w:p>
    <w:p w14:paraId="6A63D881" w14:textId="77777777" w:rsidR="004A58EA" w:rsidRPr="004A58EA" w:rsidRDefault="004A58EA">
      <w:pPr>
        <w:numPr>
          <w:ilvl w:val="0"/>
          <w:numId w:val="77"/>
        </w:numPr>
        <w:spacing w:after="160" w:line="276" w:lineRule="auto"/>
        <w:rPr>
          <w:color w:val="1F1F1F"/>
        </w:rPr>
      </w:pPr>
      <w:r w:rsidRPr="004A58EA">
        <w:rPr>
          <w:b/>
          <w:bCs/>
          <w:color w:val="1F1F1F"/>
        </w:rPr>
        <w:t>IDP Single-Node Extraction:</w:t>
      </w:r>
      <w:r w:rsidRPr="004A58EA">
        <w:rPr>
          <w:color w:val="1F1F1F"/>
        </w:rPr>
        <w:t xml:space="preserve"> The IDP Agent shall complete unstructured feature extraction and validation for a single facility record (UC-05) within 10.0 seconds.</w:t>
      </w:r>
    </w:p>
    <w:p w14:paraId="1375CB45" w14:textId="77777777" w:rsidR="004A58EA" w:rsidRPr="004A58EA" w:rsidRDefault="004A58EA">
      <w:pPr>
        <w:numPr>
          <w:ilvl w:val="0"/>
          <w:numId w:val="77"/>
        </w:numPr>
        <w:spacing w:after="160" w:line="276" w:lineRule="auto"/>
        <w:rPr>
          <w:color w:val="1F1F1F"/>
        </w:rPr>
      </w:pPr>
      <w:r w:rsidRPr="004A58EA">
        <w:rPr>
          <w:b/>
          <w:bCs/>
          <w:color w:val="1F1F1F"/>
        </w:rPr>
        <w:t>IDP Batch Processing (Map Generation):</w:t>
      </w:r>
      <w:r w:rsidRPr="004A58EA">
        <w:rPr>
          <w:color w:val="1F1F1F"/>
        </w:rPr>
        <w:t xml:space="preserve"> The execution of a full regional medical desert gap report (UC-07), scaling up to a batch size of 500 facility profiles, shall execute and render within a maximum latency window of 5 minutes (300 seconds).</w:t>
      </w:r>
    </w:p>
    <w:p w14:paraId="2903D9F4" w14:textId="77777777" w:rsidR="004A58EA" w:rsidRPr="004A58EA" w:rsidRDefault="004A58EA" w:rsidP="004A58EA">
      <w:pPr>
        <w:spacing w:after="160" w:line="276" w:lineRule="auto"/>
        <w:rPr>
          <w:color w:val="1F1F1F"/>
        </w:rPr>
      </w:pPr>
      <w:r w:rsidRPr="004A58EA">
        <w:rPr>
          <w:b/>
          <w:bCs/>
          <w:color w:val="1F1F1F"/>
        </w:rPr>
        <w:t>3.2.2 Machine Learning Quality &amp; Verification Metrics</w:t>
      </w:r>
    </w:p>
    <w:p w14:paraId="13CD2ED9" w14:textId="77777777" w:rsidR="004A58EA" w:rsidRPr="004A58EA" w:rsidRDefault="004A58EA">
      <w:pPr>
        <w:numPr>
          <w:ilvl w:val="0"/>
          <w:numId w:val="78"/>
        </w:numPr>
        <w:spacing w:after="160" w:line="276" w:lineRule="auto"/>
        <w:rPr>
          <w:color w:val="1F1F1F"/>
        </w:rPr>
      </w:pPr>
      <w:r w:rsidRPr="004A58EA">
        <w:rPr>
          <w:b/>
          <w:bCs/>
          <w:color w:val="1F1F1F"/>
        </w:rPr>
        <w:t>Diagnostic Vision Accuracy:</w:t>
      </w:r>
      <w:r w:rsidRPr="004A58EA">
        <w:rPr>
          <w:color w:val="1F1F1F"/>
        </w:rPr>
        <w:t xml:space="preserve"> The custom localized vision classification models (e.g., ResNet-50 for anterior segment analysis) shall consistently maintain a baseline accuracy score of ≥ 85% against internal validation datasets.</w:t>
      </w:r>
    </w:p>
    <w:p w14:paraId="418B0011" w14:textId="77777777" w:rsidR="004A58EA" w:rsidRPr="004A58EA" w:rsidRDefault="004A58EA">
      <w:pPr>
        <w:numPr>
          <w:ilvl w:val="0"/>
          <w:numId w:val="78"/>
        </w:numPr>
        <w:spacing w:after="160" w:line="276" w:lineRule="auto"/>
        <w:rPr>
          <w:color w:val="1F1F1F"/>
        </w:rPr>
      </w:pPr>
      <w:r w:rsidRPr="004A58EA">
        <w:rPr>
          <w:b/>
          <w:bCs/>
          <w:color w:val="1F1F1F"/>
        </w:rPr>
        <w:t>IDP Field-Level Extraction Accuracy:</w:t>
      </w:r>
      <w:r w:rsidRPr="004A58EA">
        <w:rPr>
          <w:color w:val="1F1F1F"/>
        </w:rPr>
        <w:t xml:space="preserve"> The IDP Agent shall achieve an extraction and mapping accuracy of ≥ 80% against the official Virtue Foundation </w:t>
      </w:r>
      <w:proofErr w:type="spellStart"/>
      <w:r w:rsidRPr="004A58EA">
        <w:rPr>
          <w:color w:val="1F1F1F"/>
        </w:rPr>
        <w:t>Pydantic</w:t>
      </w:r>
      <w:proofErr w:type="spellEnd"/>
      <w:r w:rsidRPr="004A58EA">
        <w:rPr>
          <w:color w:val="1F1F1F"/>
        </w:rPr>
        <w:t xml:space="preserve"> schema. This metric shall be continuously evaluated and tracked via </w:t>
      </w:r>
      <w:proofErr w:type="spellStart"/>
      <w:r w:rsidRPr="004A58EA">
        <w:rPr>
          <w:color w:val="1F1F1F"/>
        </w:rPr>
        <w:t>MLflow</w:t>
      </w:r>
      <w:proofErr w:type="spellEnd"/>
      <w:r w:rsidRPr="004A58EA">
        <w:rPr>
          <w:color w:val="1F1F1F"/>
        </w:rPr>
        <w:t xml:space="preserve"> telemetry.</w:t>
      </w:r>
    </w:p>
    <w:p w14:paraId="0C8E5FB9" w14:textId="77777777" w:rsidR="004A58EA" w:rsidRPr="004A58EA" w:rsidRDefault="004A58EA">
      <w:pPr>
        <w:numPr>
          <w:ilvl w:val="0"/>
          <w:numId w:val="78"/>
        </w:numPr>
        <w:spacing w:after="160" w:line="276" w:lineRule="auto"/>
        <w:rPr>
          <w:color w:val="1F1F1F"/>
        </w:rPr>
      </w:pPr>
      <w:r w:rsidRPr="004A58EA">
        <w:rPr>
          <w:b/>
          <w:bCs/>
          <w:color w:val="1F1F1F"/>
        </w:rPr>
        <w:t>Citation &amp; Traceability Coverage:</w:t>
      </w:r>
      <w:r w:rsidRPr="004A58EA">
        <w:rPr>
          <w:color w:val="1F1F1F"/>
        </w:rPr>
        <w:t xml:space="preserve"> A minimum of 95% of all agent-generated claims outputted to the NGO Coordinator must be successfully appended with a verifiable, row-level citation linked to the source facility database record.</w:t>
      </w:r>
    </w:p>
    <w:p w14:paraId="4CFB03FD" w14:textId="77777777" w:rsidR="004A58EA" w:rsidRPr="004A58EA" w:rsidRDefault="004A58EA" w:rsidP="004A58EA">
      <w:pPr>
        <w:spacing w:after="160" w:line="276" w:lineRule="auto"/>
        <w:rPr>
          <w:color w:val="1F1F1F"/>
        </w:rPr>
      </w:pPr>
      <w:r w:rsidRPr="004A58EA">
        <w:rPr>
          <w:b/>
          <w:bCs/>
          <w:color w:val="1F1F1F"/>
        </w:rPr>
        <w:t>3.2.3 Compute, Concurrency, &amp; Resource Utilization</w:t>
      </w:r>
    </w:p>
    <w:p w14:paraId="54D4DB33" w14:textId="77777777" w:rsidR="004A58EA" w:rsidRPr="004A58EA" w:rsidRDefault="004A58EA">
      <w:pPr>
        <w:numPr>
          <w:ilvl w:val="0"/>
          <w:numId w:val="79"/>
        </w:numPr>
        <w:spacing w:after="160" w:line="276" w:lineRule="auto"/>
        <w:rPr>
          <w:color w:val="1F1F1F"/>
        </w:rPr>
      </w:pPr>
      <w:r w:rsidRPr="004A58EA">
        <w:rPr>
          <w:b/>
          <w:bCs/>
          <w:color w:val="1F1F1F"/>
        </w:rPr>
        <w:t>Asynchronous Media Rendering:</w:t>
      </w:r>
      <w:r w:rsidRPr="004A58EA">
        <w:rPr>
          <w:color w:val="1F1F1F"/>
        </w:rPr>
        <w:t xml:space="preserve"> Compute-intensive generative media workflows (FLUX.2 image synthesis and Wan 2.2 video animation) shall execute strictly as asynchronous background queues. Main-thread blocking is explicitly prohibited; the client UI must remain fully interactive and receive real-time job completion alerts via </w:t>
      </w:r>
      <w:proofErr w:type="spellStart"/>
      <w:r w:rsidRPr="004A58EA">
        <w:rPr>
          <w:color w:val="1F1F1F"/>
        </w:rPr>
        <w:t>WebSockets</w:t>
      </w:r>
      <w:proofErr w:type="spellEnd"/>
      <w:r w:rsidRPr="004A58EA">
        <w:rPr>
          <w:color w:val="1F1F1F"/>
        </w:rPr>
        <w:t>.</w:t>
      </w:r>
    </w:p>
    <w:p w14:paraId="04EA08A6" w14:textId="77777777" w:rsidR="004A58EA" w:rsidRPr="004A58EA" w:rsidRDefault="004A58EA">
      <w:pPr>
        <w:numPr>
          <w:ilvl w:val="0"/>
          <w:numId w:val="79"/>
        </w:numPr>
        <w:spacing w:after="160" w:line="276" w:lineRule="auto"/>
        <w:rPr>
          <w:color w:val="1F1F1F"/>
        </w:rPr>
      </w:pPr>
      <w:r w:rsidRPr="004A58EA">
        <w:rPr>
          <w:b/>
          <w:bCs/>
          <w:color w:val="1F1F1F"/>
        </w:rPr>
        <w:t>Infrastructure Provisioning:</w:t>
      </w:r>
      <w:r w:rsidRPr="004A58EA">
        <w:rPr>
          <w:color w:val="1F1F1F"/>
        </w:rPr>
        <w:t xml:space="preserve"> The backend architecture must provision sufficient, dedicated GPU Video RAM (VRAM) to execute all localized AI models concurrently without triggering Out-Of-Memory (OOM) exceptions or cascading system crashes.</w:t>
      </w:r>
    </w:p>
    <w:p w14:paraId="215A88F8" w14:textId="77777777" w:rsidR="004A58EA" w:rsidRPr="004A58EA" w:rsidRDefault="004A58EA">
      <w:pPr>
        <w:numPr>
          <w:ilvl w:val="0"/>
          <w:numId w:val="79"/>
        </w:numPr>
        <w:spacing w:after="160" w:line="276" w:lineRule="auto"/>
        <w:rPr>
          <w:color w:val="1F1F1F"/>
        </w:rPr>
      </w:pPr>
      <w:r w:rsidRPr="004A58EA">
        <w:rPr>
          <w:b/>
          <w:bCs/>
          <w:color w:val="1F1F1F"/>
        </w:rPr>
        <w:lastRenderedPageBreak/>
        <w:t>Client Footprint:</w:t>
      </w:r>
      <w:r w:rsidRPr="004A58EA">
        <w:rPr>
          <w:color w:val="1F1F1F"/>
        </w:rPr>
        <w:t xml:space="preserve"> The frontend Patient Portal shall be lightweight and optimized to render smoothly at 60 FPS on standard consumer hardware (mobile or desktop) without requiring client-side hardware acceleration.</w:t>
      </w:r>
    </w:p>
    <w:p w14:paraId="29456292" w14:textId="77777777" w:rsidR="004A58EA" w:rsidRPr="004A58EA" w:rsidRDefault="004A58EA" w:rsidP="004A58EA">
      <w:pPr>
        <w:spacing w:after="160" w:line="276" w:lineRule="auto"/>
        <w:rPr>
          <w:color w:val="1F1F1F"/>
        </w:rPr>
      </w:pPr>
      <w:r w:rsidRPr="004A58EA">
        <w:rPr>
          <w:b/>
          <w:bCs/>
          <w:color w:val="1F1F1F"/>
        </w:rPr>
        <w:t>Why this reads like a top MNC document:</w:t>
      </w:r>
    </w:p>
    <w:p w14:paraId="65E331A9" w14:textId="77777777" w:rsidR="004A58EA" w:rsidRPr="004A58EA" w:rsidRDefault="004A58EA">
      <w:pPr>
        <w:numPr>
          <w:ilvl w:val="0"/>
          <w:numId w:val="80"/>
        </w:numPr>
        <w:spacing w:after="160" w:line="276" w:lineRule="auto"/>
        <w:rPr>
          <w:color w:val="1F1F1F"/>
        </w:rPr>
      </w:pPr>
      <w:r w:rsidRPr="004A58EA">
        <w:rPr>
          <w:b/>
          <w:bCs/>
          <w:color w:val="1F1F1F"/>
        </w:rPr>
        <w:t>Testable Metrics (SLOs/SLAs):</w:t>
      </w:r>
      <w:r w:rsidRPr="004A58EA">
        <w:rPr>
          <w:color w:val="1F1F1F"/>
        </w:rPr>
        <w:t xml:space="preserve"> Changing "90% of interactions" to "a P90 (90th percentile) response time" immediately signals enterprise-grade performance tracking.</w:t>
      </w:r>
    </w:p>
    <w:p w14:paraId="57F50A31" w14:textId="77777777" w:rsidR="004A58EA" w:rsidRPr="004A58EA" w:rsidRDefault="004A58EA">
      <w:pPr>
        <w:numPr>
          <w:ilvl w:val="0"/>
          <w:numId w:val="80"/>
        </w:numPr>
        <w:spacing w:after="160" w:line="276" w:lineRule="auto"/>
        <w:rPr>
          <w:color w:val="1F1F1F"/>
        </w:rPr>
      </w:pPr>
      <w:r w:rsidRPr="004A58EA">
        <w:rPr>
          <w:b/>
          <w:bCs/>
          <w:color w:val="1F1F1F"/>
        </w:rPr>
        <w:t>Separation of Concerns:</w:t>
      </w:r>
      <w:r w:rsidRPr="004A58EA">
        <w:rPr>
          <w:color w:val="1F1F1F"/>
        </w:rPr>
        <w:t xml:space="preserve"> Grouping requirements into </w:t>
      </w:r>
      <w:r w:rsidRPr="004A58EA">
        <w:rPr>
          <w:i/>
          <w:iCs/>
          <w:color w:val="1F1F1F"/>
        </w:rPr>
        <w:t>Latency</w:t>
      </w:r>
      <w:r w:rsidRPr="004A58EA">
        <w:rPr>
          <w:color w:val="1F1F1F"/>
        </w:rPr>
        <w:t xml:space="preserve">, </w:t>
      </w:r>
      <w:r w:rsidRPr="004A58EA">
        <w:rPr>
          <w:i/>
          <w:iCs/>
          <w:color w:val="1F1F1F"/>
        </w:rPr>
        <w:t>ML Quality</w:t>
      </w:r>
      <w:r w:rsidRPr="004A58EA">
        <w:rPr>
          <w:color w:val="1F1F1F"/>
        </w:rPr>
        <w:t xml:space="preserve">, and </w:t>
      </w:r>
      <w:r w:rsidRPr="004A58EA">
        <w:rPr>
          <w:i/>
          <w:iCs/>
          <w:color w:val="1F1F1F"/>
        </w:rPr>
        <w:t>Resource Utilization</w:t>
      </w:r>
      <w:r w:rsidRPr="004A58EA">
        <w:rPr>
          <w:color w:val="1F1F1F"/>
        </w:rPr>
        <w:t xml:space="preserve"> allows QA, Data Science, and DevOps teams to look only at the requirements they are responsible for testing.</w:t>
      </w:r>
    </w:p>
    <w:p w14:paraId="6E94E5EB" w14:textId="77777777" w:rsidR="004A58EA" w:rsidRPr="004A58EA" w:rsidRDefault="004A58EA">
      <w:pPr>
        <w:numPr>
          <w:ilvl w:val="0"/>
          <w:numId w:val="80"/>
        </w:numPr>
        <w:spacing w:after="160" w:line="276" w:lineRule="auto"/>
        <w:rPr>
          <w:color w:val="1F1F1F"/>
        </w:rPr>
      </w:pPr>
      <w:r w:rsidRPr="004A58EA">
        <w:rPr>
          <w:b/>
          <w:bCs/>
          <w:color w:val="1F1F1F"/>
        </w:rPr>
        <w:t>Eliminated "Fluff":</w:t>
      </w:r>
      <w:r w:rsidRPr="004A58EA">
        <w:rPr>
          <w:color w:val="1F1F1F"/>
        </w:rPr>
        <w:t xml:space="preserve"> Conversational phrasing was removed in </w:t>
      </w:r>
      <w:proofErr w:type="spellStart"/>
      <w:r w:rsidRPr="004A58EA">
        <w:rPr>
          <w:color w:val="1F1F1F"/>
        </w:rPr>
        <w:t>favor</w:t>
      </w:r>
      <w:proofErr w:type="spellEnd"/>
      <w:r w:rsidRPr="004A58EA">
        <w:rPr>
          <w:color w:val="1F1F1F"/>
        </w:rPr>
        <w:t xml:space="preserve"> of strict, deterministic engineering requirements (e.g., replacing "Because video is heavy..." with "Main-thread blocking is explicitly prohibited").</w:t>
      </w:r>
    </w:p>
    <w:p w14:paraId="439481D1" w14:textId="458F3E93" w:rsidR="00184458" w:rsidRDefault="00184458">
      <w:pPr>
        <w:spacing w:after="160" w:line="276" w:lineRule="auto"/>
        <w:rPr>
          <w:color w:val="1F1F1F"/>
        </w:rPr>
      </w:pPr>
    </w:p>
    <w:p w14:paraId="66959079" w14:textId="77777777" w:rsidR="004A58EA" w:rsidRDefault="004A58EA" w:rsidP="004A58EA">
      <w:pPr>
        <w:spacing w:line="276" w:lineRule="auto"/>
        <w:rPr>
          <w:color w:val="1F1F1F"/>
        </w:rPr>
      </w:pPr>
    </w:p>
    <w:p w14:paraId="12491679" w14:textId="77777777" w:rsidR="004A58EA" w:rsidRPr="004A58EA" w:rsidRDefault="004A58EA" w:rsidP="004A58EA">
      <w:pPr>
        <w:spacing w:line="276" w:lineRule="auto"/>
        <w:rPr>
          <w:color w:val="1F1F1F"/>
        </w:rPr>
      </w:pPr>
    </w:p>
    <w:p w14:paraId="10300D66" w14:textId="4CC8BBFC" w:rsidR="004A58EA" w:rsidRDefault="004A58EA">
      <w:pPr>
        <w:pStyle w:val="ListParagraph"/>
        <w:numPr>
          <w:ilvl w:val="0"/>
          <w:numId w:val="81"/>
        </w:numPr>
        <w:spacing w:after="160" w:line="276" w:lineRule="auto"/>
        <w:rPr>
          <w:b/>
          <w:bCs/>
          <w:color w:val="1F1F1F"/>
        </w:rPr>
      </w:pPr>
    </w:p>
    <w:p w14:paraId="7F0108D3" w14:textId="77777777" w:rsidR="004A58EA" w:rsidRDefault="004A58EA" w:rsidP="004A58EA">
      <w:pPr>
        <w:pStyle w:val="ListParagraph"/>
        <w:spacing w:after="160" w:line="276" w:lineRule="auto"/>
        <w:ind w:left="720"/>
        <w:rPr>
          <w:b/>
          <w:bCs/>
          <w:color w:val="1F1F1F"/>
        </w:rPr>
      </w:pPr>
    </w:p>
    <w:p w14:paraId="0A8048E7" w14:textId="77777777" w:rsidR="004A58EA" w:rsidRDefault="004A58EA" w:rsidP="004A58EA">
      <w:pPr>
        <w:pStyle w:val="ListParagraph"/>
        <w:spacing w:after="160" w:line="276" w:lineRule="auto"/>
        <w:ind w:left="720"/>
        <w:rPr>
          <w:b/>
          <w:bCs/>
          <w:color w:val="1F1F1F"/>
        </w:rPr>
      </w:pPr>
    </w:p>
    <w:p w14:paraId="6E8CF435" w14:textId="65BC7924" w:rsidR="004A58EA" w:rsidRPr="004A58EA" w:rsidRDefault="004A58EA" w:rsidP="004A58EA">
      <w:pPr>
        <w:spacing w:after="160" w:line="276" w:lineRule="auto"/>
        <w:rPr>
          <w:b/>
          <w:bCs/>
          <w:color w:val="1F1F1F"/>
        </w:rPr>
      </w:pPr>
      <w:r w:rsidRPr="004A58EA">
        <w:rPr>
          <w:b/>
          <w:bCs/>
          <w:color w:val="1F1F1F"/>
        </w:rPr>
        <w:t>3.3 Design Constraints</w:t>
      </w:r>
    </w:p>
    <w:p w14:paraId="308185F3" w14:textId="77777777" w:rsidR="004A58EA" w:rsidRPr="004A58EA" w:rsidRDefault="004A58EA" w:rsidP="004A58EA">
      <w:pPr>
        <w:spacing w:after="160" w:line="276" w:lineRule="auto"/>
        <w:rPr>
          <w:b/>
          <w:bCs/>
          <w:color w:val="1F1F1F"/>
        </w:rPr>
      </w:pPr>
      <w:r w:rsidRPr="004A58EA">
        <w:rPr>
          <w:b/>
          <w:bCs/>
          <w:color w:val="1F1F1F"/>
        </w:rPr>
        <w:t>The system architecture and deployment topology are strictly bound by the following security, resilience, and data governance constraints. These mandates dictate the technical boundaries within which all software components must be developed and operated.</w:t>
      </w:r>
    </w:p>
    <w:p w14:paraId="73FC75F1" w14:textId="77777777" w:rsidR="004A58EA" w:rsidRPr="004A58EA" w:rsidRDefault="004A58EA" w:rsidP="004A58EA">
      <w:pPr>
        <w:spacing w:after="160" w:line="276" w:lineRule="auto"/>
        <w:rPr>
          <w:b/>
          <w:bCs/>
          <w:color w:val="1F1F1F"/>
        </w:rPr>
      </w:pPr>
      <w:r w:rsidRPr="004A58EA">
        <w:rPr>
          <w:b/>
          <w:bCs/>
          <w:color w:val="1F1F1F"/>
        </w:rPr>
        <w:t>3.3.1 Security &amp; Regulatory Compliance</w:t>
      </w:r>
    </w:p>
    <w:p w14:paraId="3745A75F" w14:textId="77777777" w:rsidR="004A58EA" w:rsidRPr="004A58EA" w:rsidRDefault="004A58EA">
      <w:pPr>
        <w:numPr>
          <w:ilvl w:val="0"/>
          <w:numId w:val="82"/>
        </w:numPr>
        <w:spacing w:after="160" w:line="276" w:lineRule="auto"/>
        <w:rPr>
          <w:b/>
          <w:bCs/>
          <w:color w:val="1F1F1F"/>
        </w:rPr>
      </w:pPr>
      <w:r w:rsidRPr="004A58EA">
        <w:rPr>
          <w:b/>
          <w:bCs/>
          <w:color w:val="1F1F1F"/>
        </w:rPr>
        <w:t xml:space="preserve">Cryptographic Standards &amp; RBAC: All patient payloads—including raw biometric scans (OCT, CFP), extracted PDF artifacts, and synthesized medical reports—must be encrypted in transit (TLS 1.3 / WSS) and at rest within the </w:t>
      </w:r>
      <w:proofErr w:type="spellStart"/>
      <w:r w:rsidRPr="004A58EA">
        <w:rPr>
          <w:b/>
          <w:bCs/>
          <w:color w:val="1F1F1F"/>
        </w:rPr>
        <w:t>Supabase</w:t>
      </w:r>
      <w:proofErr w:type="spellEnd"/>
      <w:r w:rsidRPr="004A58EA">
        <w:rPr>
          <w:b/>
          <w:bCs/>
          <w:color w:val="1F1F1F"/>
        </w:rPr>
        <w:t xml:space="preserve"> cloud infrastructure. Strict Role-Based Access Control (RBAC) must be enforced at the API gateway to ensure absolute tenant isolation within the Safe Document Vault, preventing unauthorized access or privilege escalation.</w:t>
      </w:r>
    </w:p>
    <w:p w14:paraId="0632B511" w14:textId="77777777" w:rsidR="004A58EA" w:rsidRPr="004A58EA" w:rsidRDefault="004A58EA">
      <w:pPr>
        <w:numPr>
          <w:ilvl w:val="0"/>
          <w:numId w:val="82"/>
        </w:numPr>
        <w:spacing w:after="160" w:line="276" w:lineRule="auto"/>
        <w:rPr>
          <w:b/>
          <w:bCs/>
          <w:color w:val="1F1F1F"/>
        </w:rPr>
      </w:pPr>
      <w:r w:rsidRPr="004A58EA">
        <w:rPr>
          <w:b/>
          <w:bCs/>
          <w:color w:val="1F1F1F"/>
        </w:rPr>
        <w:t>Biometric Data Isolation (Zero-Egress): To adhere to strict health data privacy regulations, raw Protected Health Information (PHI) and biometric scans must never egress to external third-party APIs. Diagnostic vision inference (</w:t>
      </w:r>
      <w:proofErr w:type="spellStart"/>
      <w:r w:rsidRPr="004A58EA">
        <w:rPr>
          <w:b/>
          <w:bCs/>
          <w:color w:val="1F1F1F"/>
        </w:rPr>
        <w:t>RETFound</w:t>
      </w:r>
      <w:proofErr w:type="spellEnd"/>
      <w:r w:rsidRPr="004A58EA">
        <w:rPr>
          <w:b/>
          <w:bCs/>
          <w:color w:val="1F1F1F"/>
        </w:rPr>
        <w:t xml:space="preserve">-Green/ResNet-50) is strictly bound to localized compute environments. Only sanitized, explicitly de-identified text payloads are permitted for transmission to the external </w:t>
      </w:r>
      <w:proofErr w:type="spellStart"/>
      <w:r w:rsidRPr="004A58EA">
        <w:rPr>
          <w:b/>
          <w:bCs/>
          <w:color w:val="1F1F1F"/>
        </w:rPr>
        <w:t>Groq</w:t>
      </w:r>
      <w:proofErr w:type="spellEnd"/>
      <w:r w:rsidRPr="004A58EA">
        <w:rPr>
          <w:b/>
          <w:bCs/>
          <w:color w:val="1F1F1F"/>
        </w:rPr>
        <w:t xml:space="preserve"> LLM API.</w:t>
      </w:r>
    </w:p>
    <w:p w14:paraId="62590093" w14:textId="77777777" w:rsidR="004A58EA" w:rsidRPr="004A58EA" w:rsidRDefault="004A58EA" w:rsidP="004A58EA">
      <w:pPr>
        <w:spacing w:after="160" w:line="276" w:lineRule="auto"/>
        <w:rPr>
          <w:b/>
          <w:bCs/>
          <w:color w:val="1F1F1F"/>
        </w:rPr>
      </w:pPr>
      <w:r w:rsidRPr="004A58EA">
        <w:rPr>
          <w:b/>
          <w:bCs/>
          <w:color w:val="1F1F1F"/>
        </w:rPr>
        <w:t>3.3.2 Architectural Boundaries &amp; Resilience</w:t>
      </w:r>
    </w:p>
    <w:p w14:paraId="0B77F879" w14:textId="77777777" w:rsidR="004A58EA" w:rsidRPr="004A58EA" w:rsidRDefault="004A58EA">
      <w:pPr>
        <w:numPr>
          <w:ilvl w:val="0"/>
          <w:numId w:val="83"/>
        </w:numPr>
        <w:spacing w:after="160" w:line="276" w:lineRule="auto"/>
        <w:rPr>
          <w:b/>
          <w:bCs/>
          <w:color w:val="1F1F1F"/>
        </w:rPr>
      </w:pPr>
      <w:r w:rsidRPr="004A58EA">
        <w:rPr>
          <w:b/>
          <w:bCs/>
          <w:color w:val="1F1F1F"/>
        </w:rPr>
        <w:lastRenderedPageBreak/>
        <w:t>Generative Workload Fault Tolerance: The backend architecture must decouple heavy generative AI workloads (FLUX.2, Wan 2.2) from the primary application thread. The system must guarantee transactional state persistence; in the event of a GPU hardware crash, VRAM Out-of-Memory (OOM) exception, or dropped WebSocket connection, the worker must gracefully abort. Under no circumstances may an asynchronous rendering failure corrupt underlying patient records or database states.</w:t>
      </w:r>
    </w:p>
    <w:p w14:paraId="1483F11B" w14:textId="77777777" w:rsidR="004A58EA" w:rsidRPr="004A58EA" w:rsidRDefault="004A58EA">
      <w:pPr>
        <w:numPr>
          <w:ilvl w:val="0"/>
          <w:numId w:val="83"/>
        </w:numPr>
        <w:spacing w:after="160" w:line="276" w:lineRule="auto"/>
        <w:rPr>
          <w:b/>
          <w:bCs/>
          <w:color w:val="1F1F1F"/>
        </w:rPr>
      </w:pPr>
      <w:r w:rsidRPr="004A58EA">
        <w:rPr>
          <w:b/>
          <w:bCs/>
          <w:color w:val="1F1F1F"/>
        </w:rPr>
        <w:t xml:space="preserve">Databricks Infrastructure Quotas: For the duration of the hackathon prototype phase, the IDP Agent subsystem (including the RAG pipeline, vector store, and </w:t>
      </w:r>
      <w:proofErr w:type="spellStart"/>
      <w:r w:rsidRPr="004A58EA">
        <w:rPr>
          <w:b/>
          <w:bCs/>
          <w:color w:val="1F1F1F"/>
        </w:rPr>
        <w:t>LangGraph</w:t>
      </w:r>
      <w:proofErr w:type="spellEnd"/>
      <w:r w:rsidRPr="004A58EA">
        <w:rPr>
          <w:b/>
          <w:bCs/>
          <w:color w:val="1F1F1F"/>
        </w:rPr>
        <w:t xml:space="preserve"> orchestration) is architecturally constrained to operate entirely within the compute, memory, and storage limits dictated by the Databricks Free Edition environment.</w:t>
      </w:r>
    </w:p>
    <w:p w14:paraId="24C566A9" w14:textId="77777777" w:rsidR="004A58EA" w:rsidRPr="004A58EA" w:rsidRDefault="004A58EA" w:rsidP="004A58EA">
      <w:pPr>
        <w:spacing w:after="160" w:line="276" w:lineRule="auto"/>
        <w:rPr>
          <w:b/>
          <w:bCs/>
          <w:color w:val="1F1F1F"/>
        </w:rPr>
      </w:pPr>
      <w:r w:rsidRPr="004A58EA">
        <w:rPr>
          <w:b/>
          <w:bCs/>
          <w:color w:val="1F1F1F"/>
        </w:rPr>
        <w:t>3.3.3 Data Governance &amp; Traceability</w:t>
      </w:r>
    </w:p>
    <w:p w14:paraId="440030AB" w14:textId="77777777" w:rsidR="004A58EA" w:rsidRPr="004A58EA" w:rsidRDefault="004A58EA">
      <w:pPr>
        <w:numPr>
          <w:ilvl w:val="0"/>
          <w:numId w:val="84"/>
        </w:numPr>
        <w:spacing w:after="160" w:line="276" w:lineRule="auto"/>
        <w:rPr>
          <w:b/>
          <w:bCs/>
          <w:color w:val="1F1F1F"/>
        </w:rPr>
      </w:pPr>
      <w:r w:rsidRPr="004A58EA">
        <w:rPr>
          <w:b/>
          <w:bCs/>
          <w:color w:val="1F1F1F"/>
        </w:rPr>
        <w:t xml:space="preserve">Strict Schema Enforcement: All unstructured facility data extracted by the IDP Agent must pass rigorous programmatic validation against the official Virtue Foundation </w:t>
      </w:r>
      <w:proofErr w:type="spellStart"/>
      <w:r w:rsidRPr="004A58EA">
        <w:rPr>
          <w:b/>
          <w:bCs/>
          <w:color w:val="1F1F1F"/>
        </w:rPr>
        <w:t>Pydantic</w:t>
      </w:r>
      <w:proofErr w:type="spellEnd"/>
      <w:r w:rsidRPr="004A58EA">
        <w:rPr>
          <w:b/>
          <w:bCs/>
          <w:color w:val="1F1F1F"/>
        </w:rPr>
        <w:t xml:space="preserve"> schema. The system is constrained from silently dropping non-compliant records; instead, invalid records must be explicitly flagged and quarantined for Human-in-the-Loop (HITL) review.</w:t>
      </w:r>
    </w:p>
    <w:p w14:paraId="5657F0B4" w14:textId="77777777" w:rsidR="004A58EA" w:rsidRPr="004A58EA" w:rsidRDefault="004A58EA">
      <w:pPr>
        <w:numPr>
          <w:ilvl w:val="0"/>
          <w:numId w:val="84"/>
        </w:numPr>
        <w:spacing w:after="160" w:line="276" w:lineRule="auto"/>
        <w:rPr>
          <w:b/>
          <w:bCs/>
          <w:color w:val="1F1F1F"/>
        </w:rPr>
      </w:pPr>
      <w:r w:rsidRPr="004A58EA">
        <w:rPr>
          <w:b/>
          <w:bCs/>
          <w:color w:val="1F1F1F"/>
        </w:rPr>
        <w:t>Agentic Auditability (</w:t>
      </w:r>
      <w:proofErr w:type="spellStart"/>
      <w:r w:rsidRPr="004A58EA">
        <w:rPr>
          <w:b/>
          <w:bCs/>
          <w:color w:val="1F1F1F"/>
        </w:rPr>
        <w:t>MLflow</w:t>
      </w:r>
      <w:proofErr w:type="spellEnd"/>
      <w:r w:rsidRPr="004A58EA">
        <w:rPr>
          <w:b/>
          <w:bCs/>
          <w:color w:val="1F1F1F"/>
        </w:rPr>
        <w:t xml:space="preserve">): The system architecture must guarantee complete reproducibility of all autonomous decisions. Every reasoning loop executed by the IDP Agent must emit deterministic telemetry to </w:t>
      </w:r>
      <w:proofErr w:type="spellStart"/>
      <w:r w:rsidRPr="004A58EA">
        <w:rPr>
          <w:b/>
          <w:bCs/>
          <w:color w:val="1F1F1F"/>
        </w:rPr>
        <w:t>MLflow</w:t>
      </w:r>
      <w:proofErr w:type="spellEnd"/>
      <w:r w:rsidRPr="004A58EA">
        <w:rPr>
          <w:b/>
          <w:bCs/>
          <w:color w:val="1F1F1F"/>
        </w:rPr>
        <w:t>, persistently logging input documents, sub-task prompts, LLM responses, tool outputs, and exact row-level citation indices.</w:t>
      </w:r>
    </w:p>
    <w:p w14:paraId="03D3EF12" w14:textId="77777777" w:rsidR="004A58EA" w:rsidRDefault="004A58EA" w:rsidP="004A58EA">
      <w:pPr>
        <w:spacing w:after="160" w:line="276" w:lineRule="auto"/>
        <w:rPr>
          <w:b/>
          <w:bCs/>
          <w:color w:val="1F1F1F"/>
        </w:rPr>
      </w:pPr>
    </w:p>
    <w:p w14:paraId="05076495" w14:textId="77777777" w:rsidR="004A58EA" w:rsidRDefault="004A58EA" w:rsidP="004A58EA">
      <w:pPr>
        <w:spacing w:after="160" w:line="276" w:lineRule="auto"/>
        <w:rPr>
          <w:b/>
          <w:bCs/>
          <w:color w:val="1F1F1F"/>
        </w:rPr>
      </w:pPr>
    </w:p>
    <w:p w14:paraId="52BAFB36" w14:textId="77777777" w:rsidR="00184458" w:rsidRDefault="00000000">
      <w:pPr>
        <w:spacing w:line="276" w:lineRule="auto"/>
        <w:rPr>
          <w:color w:val="1F1F1F"/>
        </w:rPr>
      </w:pPr>
      <w:r>
        <w:pict w14:anchorId="34A6E289">
          <v:rect id="_x0000_i1040" style="width:0;height:1.5pt" o:hralign="center" o:hrstd="t" o:hr="t" fillcolor="#a0a0a0" stroked="f"/>
        </w:pict>
      </w:r>
    </w:p>
    <w:p w14:paraId="7B5C76F3" w14:textId="498069AD" w:rsidR="008F00C2" w:rsidRPr="008F00C2" w:rsidRDefault="008F00C2" w:rsidP="008F00C2">
      <w:pPr>
        <w:spacing w:after="160" w:line="276" w:lineRule="auto"/>
        <w:rPr>
          <w:color w:val="1F1F1F"/>
        </w:rPr>
      </w:pPr>
    </w:p>
    <w:p w14:paraId="254C2F3B" w14:textId="77777777" w:rsidR="008F00C2" w:rsidRPr="008F00C2" w:rsidRDefault="008F00C2" w:rsidP="008F00C2">
      <w:pPr>
        <w:spacing w:after="160" w:line="276" w:lineRule="auto"/>
        <w:rPr>
          <w:b/>
          <w:bCs/>
          <w:color w:val="1F1F1F"/>
        </w:rPr>
      </w:pPr>
      <w:r w:rsidRPr="008F00C2">
        <w:rPr>
          <w:b/>
          <w:bCs/>
          <w:color w:val="1F1F1F"/>
        </w:rPr>
        <w:t>3.4 External Interface Requirements</w:t>
      </w:r>
    </w:p>
    <w:p w14:paraId="76BCB416" w14:textId="77777777" w:rsidR="008F00C2" w:rsidRPr="008F00C2" w:rsidRDefault="008F00C2" w:rsidP="008F00C2">
      <w:pPr>
        <w:spacing w:after="160" w:line="276" w:lineRule="auto"/>
        <w:rPr>
          <w:color w:val="1F1F1F"/>
        </w:rPr>
      </w:pPr>
      <w:r w:rsidRPr="008F00C2">
        <w:rPr>
          <w:color w:val="1F1F1F"/>
        </w:rPr>
        <w:t xml:space="preserve">The </w:t>
      </w:r>
      <w:proofErr w:type="spellStart"/>
      <w:r w:rsidRPr="008F00C2">
        <w:rPr>
          <w:color w:val="1F1F1F"/>
        </w:rPr>
        <w:t>CareCompanion</w:t>
      </w:r>
      <w:proofErr w:type="spellEnd"/>
      <w:r w:rsidRPr="008F00C2">
        <w:rPr>
          <w:color w:val="1F1F1F"/>
        </w:rPr>
        <w:t xml:space="preserve"> platform interfaces with human end-users via discrete web applications and communicates with external infrastructure via secure API boundaries. All interfaces are designed for high availability, strict accessibility compliance, and secure data transit.</w:t>
      </w:r>
    </w:p>
    <w:p w14:paraId="40559F09" w14:textId="77777777" w:rsidR="008F00C2" w:rsidRPr="008F00C2" w:rsidRDefault="008F00C2" w:rsidP="008F00C2">
      <w:pPr>
        <w:spacing w:after="160" w:line="276" w:lineRule="auto"/>
        <w:rPr>
          <w:color w:val="1F1F1F"/>
        </w:rPr>
      </w:pPr>
      <w:r w:rsidRPr="008F00C2">
        <w:rPr>
          <w:b/>
          <w:bCs/>
          <w:color w:val="1F1F1F"/>
        </w:rPr>
        <w:t>3.4.1 User Interfaces (UI)</w:t>
      </w:r>
    </w:p>
    <w:p w14:paraId="2FC2FD9A" w14:textId="77777777" w:rsidR="008F00C2" w:rsidRPr="008F00C2" w:rsidRDefault="008F00C2" w:rsidP="008F00C2">
      <w:pPr>
        <w:spacing w:after="160" w:line="276" w:lineRule="auto"/>
        <w:rPr>
          <w:color w:val="1F1F1F"/>
        </w:rPr>
      </w:pPr>
      <w:r w:rsidRPr="008F00C2">
        <w:rPr>
          <w:color w:val="1F1F1F"/>
        </w:rPr>
        <w:t>The system exposes three specialized web-based client interfaces tailored to distinct user personas and operational contexts:</w:t>
      </w:r>
    </w:p>
    <w:p w14:paraId="6687D4E9" w14:textId="77777777" w:rsidR="008F00C2" w:rsidRPr="008F00C2" w:rsidRDefault="008F00C2">
      <w:pPr>
        <w:numPr>
          <w:ilvl w:val="0"/>
          <w:numId w:val="85"/>
        </w:numPr>
        <w:spacing w:after="160" w:line="276" w:lineRule="auto"/>
        <w:rPr>
          <w:color w:val="1F1F1F"/>
        </w:rPr>
      </w:pPr>
      <w:r w:rsidRPr="008F00C2">
        <w:rPr>
          <w:b/>
          <w:bCs/>
          <w:color w:val="1F1F1F"/>
        </w:rPr>
        <w:t>Patient Portal (React SPA):</w:t>
      </w:r>
      <w:r w:rsidRPr="008F00C2">
        <w:rPr>
          <w:color w:val="1F1F1F"/>
        </w:rPr>
        <w:t xml:space="preserve"> A secure, responsive Single-Page Application optimized for non-technical users.</w:t>
      </w:r>
    </w:p>
    <w:p w14:paraId="03FFD1EE" w14:textId="77777777" w:rsidR="008F00C2" w:rsidRPr="008F00C2" w:rsidRDefault="008F00C2">
      <w:pPr>
        <w:numPr>
          <w:ilvl w:val="1"/>
          <w:numId w:val="85"/>
        </w:numPr>
        <w:spacing w:after="160" w:line="276" w:lineRule="auto"/>
        <w:rPr>
          <w:color w:val="1F1F1F"/>
        </w:rPr>
      </w:pPr>
      <w:r w:rsidRPr="008F00C2">
        <w:rPr>
          <w:b/>
          <w:bCs/>
          <w:color w:val="1F1F1F"/>
        </w:rPr>
        <w:t>Global Navigation:</w:t>
      </w:r>
      <w:r w:rsidRPr="008F00C2">
        <w:rPr>
          <w:color w:val="1F1F1F"/>
        </w:rPr>
        <w:t xml:space="preserve"> A stateless, persistent navigation hierarchy enabling </w:t>
      </w:r>
      <w:r w:rsidRPr="008F00C2">
        <w:rPr>
          <w:color w:val="1F1F1F"/>
        </w:rPr>
        <w:lastRenderedPageBreak/>
        <w:t>seamless transitions between the Document Vault, AI Chat Console, and Diagnostic Reports.</w:t>
      </w:r>
    </w:p>
    <w:p w14:paraId="08253E6D" w14:textId="77777777" w:rsidR="008F00C2" w:rsidRPr="008F00C2" w:rsidRDefault="008F00C2">
      <w:pPr>
        <w:numPr>
          <w:ilvl w:val="1"/>
          <w:numId w:val="85"/>
        </w:numPr>
        <w:spacing w:after="160" w:line="276" w:lineRule="auto"/>
        <w:rPr>
          <w:color w:val="1F1F1F"/>
        </w:rPr>
      </w:pPr>
      <w:r w:rsidRPr="008F00C2">
        <w:rPr>
          <w:b/>
          <w:bCs/>
          <w:color w:val="1F1F1F"/>
        </w:rPr>
        <w:t>Safe Document Vault:</w:t>
      </w:r>
      <w:r w:rsidRPr="008F00C2">
        <w:rPr>
          <w:color w:val="1F1F1F"/>
        </w:rPr>
        <w:t xml:space="preserve"> A dedicated ingestion UI featuring asynchronous, drag-and-drop file upload targets with real-time backend processing telemetry.</w:t>
      </w:r>
    </w:p>
    <w:p w14:paraId="17D8A076" w14:textId="77777777" w:rsidR="008F00C2" w:rsidRPr="008F00C2" w:rsidRDefault="008F00C2">
      <w:pPr>
        <w:numPr>
          <w:ilvl w:val="1"/>
          <w:numId w:val="85"/>
        </w:numPr>
        <w:spacing w:after="160" w:line="276" w:lineRule="auto"/>
        <w:rPr>
          <w:color w:val="1F1F1F"/>
        </w:rPr>
      </w:pPr>
      <w:r w:rsidRPr="008F00C2">
        <w:rPr>
          <w:b/>
          <w:bCs/>
          <w:color w:val="1F1F1F"/>
        </w:rPr>
        <w:t>Interactive Diagnostic Console ("The Director"):</w:t>
      </w:r>
      <w:r w:rsidRPr="008F00C2">
        <w:rPr>
          <w:color w:val="1F1F1F"/>
        </w:rPr>
        <w:t xml:space="preserve"> A conversational UI that renders Markdown, synthesizes educational text, and dynamically injects actionable, URL-encoded media links (e.g., YouTube search queries).</w:t>
      </w:r>
    </w:p>
    <w:p w14:paraId="6C907F91" w14:textId="77777777" w:rsidR="008F00C2" w:rsidRPr="008F00C2" w:rsidRDefault="008F00C2">
      <w:pPr>
        <w:numPr>
          <w:ilvl w:val="1"/>
          <w:numId w:val="85"/>
        </w:numPr>
        <w:spacing w:after="160" w:line="276" w:lineRule="auto"/>
        <w:rPr>
          <w:color w:val="1F1F1F"/>
        </w:rPr>
      </w:pPr>
      <w:r w:rsidRPr="008F00C2">
        <w:rPr>
          <w:b/>
          <w:bCs/>
          <w:color w:val="1F1F1F"/>
        </w:rPr>
        <w:t>Unified Media Viewer:</w:t>
      </w:r>
      <w:r w:rsidRPr="008F00C2">
        <w:rPr>
          <w:color w:val="1F1F1F"/>
        </w:rPr>
        <w:t xml:space="preserve"> A distraction-free rendering pane integrating a native HTML5 media player for synchronized playback of AI-generated educational MP4s alongside finalized text reports.</w:t>
      </w:r>
    </w:p>
    <w:p w14:paraId="7E7AE06C" w14:textId="77777777" w:rsidR="008F00C2" w:rsidRPr="008F00C2" w:rsidRDefault="008F00C2">
      <w:pPr>
        <w:numPr>
          <w:ilvl w:val="1"/>
          <w:numId w:val="85"/>
        </w:numPr>
        <w:spacing w:after="160" w:line="276" w:lineRule="auto"/>
        <w:rPr>
          <w:color w:val="1F1F1F"/>
        </w:rPr>
      </w:pPr>
      <w:r w:rsidRPr="008F00C2">
        <w:rPr>
          <w:b/>
          <w:bCs/>
          <w:color w:val="1F1F1F"/>
        </w:rPr>
        <w:t>Context-Aware Spatial UI:</w:t>
      </w:r>
      <w:r w:rsidRPr="008F00C2">
        <w:rPr>
          <w:color w:val="1F1F1F"/>
        </w:rPr>
        <w:t xml:space="preserve"> For emergency hospital routing, the frontend dynamically degrades from interactive geospatial map overlays to structured, high-contrast data cards to guarantee readability in high-stress scenarios.</w:t>
      </w:r>
    </w:p>
    <w:p w14:paraId="4B008E16" w14:textId="77777777" w:rsidR="008F00C2" w:rsidRPr="008F00C2" w:rsidRDefault="008F00C2">
      <w:pPr>
        <w:numPr>
          <w:ilvl w:val="0"/>
          <w:numId w:val="85"/>
        </w:numPr>
        <w:spacing w:after="160" w:line="276" w:lineRule="auto"/>
        <w:rPr>
          <w:color w:val="1F1F1F"/>
        </w:rPr>
      </w:pPr>
      <w:r w:rsidRPr="008F00C2">
        <w:rPr>
          <w:b/>
          <w:bCs/>
          <w:color w:val="1F1F1F"/>
        </w:rPr>
        <w:t>NGO Coordinator Interface:</w:t>
      </w:r>
      <w:r w:rsidRPr="008F00C2">
        <w:rPr>
          <w:color w:val="1F1F1F"/>
        </w:rPr>
        <w:t xml:space="preserve"> An advanced logistical dashboard for macro-level healthcare planning.</w:t>
      </w:r>
    </w:p>
    <w:p w14:paraId="6F57CFC2" w14:textId="77777777" w:rsidR="008F00C2" w:rsidRPr="008F00C2" w:rsidRDefault="008F00C2">
      <w:pPr>
        <w:numPr>
          <w:ilvl w:val="1"/>
          <w:numId w:val="85"/>
        </w:numPr>
        <w:spacing w:after="160" w:line="276" w:lineRule="auto"/>
        <w:rPr>
          <w:color w:val="1F1F1F"/>
        </w:rPr>
      </w:pPr>
      <w:r w:rsidRPr="008F00C2">
        <w:rPr>
          <w:b/>
          <w:bCs/>
          <w:color w:val="1F1F1F"/>
        </w:rPr>
        <w:t>NLP Command Console:</w:t>
      </w:r>
      <w:r w:rsidRPr="008F00C2">
        <w:rPr>
          <w:color w:val="1F1F1F"/>
        </w:rPr>
        <w:t xml:space="preserve"> A natural language input box serving as the primary interface for triggering IDP Agent workflows, requiring no SQL or programmatic knowledge.</w:t>
      </w:r>
    </w:p>
    <w:p w14:paraId="16CA49A7" w14:textId="77777777" w:rsidR="008F00C2" w:rsidRPr="008F00C2" w:rsidRDefault="008F00C2">
      <w:pPr>
        <w:numPr>
          <w:ilvl w:val="1"/>
          <w:numId w:val="85"/>
        </w:numPr>
        <w:spacing w:after="160" w:line="276" w:lineRule="auto"/>
        <w:rPr>
          <w:color w:val="1F1F1F"/>
        </w:rPr>
      </w:pPr>
      <w:r w:rsidRPr="008F00C2">
        <w:rPr>
          <w:b/>
          <w:bCs/>
          <w:color w:val="1F1F1F"/>
        </w:rPr>
        <w:t>Chain-of-Thought (</w:t>
      </w:r>
      <w:proofErr w:type="spellStart"/>
      <w:r w:rsidRPr="008F00C2">
        <w:rPr>
          <w:b/>
          <w:bCs/>
          <w:color w:val="1F1F1F"/>
        </w:rPr>
        <w:t>CoT</w:t>
      </w:r>
      <w:proofErr w:type="spellEnd"/>
      <w:r w:rsidRPr="008F00C2">
        <w:rPr>
          <w:b/>
          <w:bCs/>
          <w:color w:val="1F1F1F"/>
        </w:rPr>
        <w:t>) Display:</w:t>
      </w:r>
      <w:r w:rsidRPr="008F00C2">
        <w:rPr>
          <w:color w:val="1F1F1F"/>
        </w:rPr>
        <w:t xml:space="preserve"> An active reasoning pane that renders the agentic sub-task execution steps sequentially for complete analytical transparency.</w:t>
      </w:r>
    </w:p>
    <w:p w14:paraId="69784F07" w14:textId="77777777" w:rsidR="008F00C2" w:rsidRPr="008F00C2" w:rsidRDefault="008F00C2">
      <w:pPr>
        <w:numPr>
          <w:ilvl w:val="1"/>
          <w:numId w:val="85"/>
        </w:numPr>
        <w:spacing w:after="160" w:line="276" w:lineRule="auto"/>
        <w:rPr>
          <w:color w:val="1F1F1F"/>
        </w:rPr>
      </w:pPr>
      <w:r w:rsidRPr="008F00C2">
        <w:rPr>
          <w:b/>
          <w:bCs/>
          <w:color w:val="1F1F1F"/>
        </w:rPr>
        <w:t>Interactive Geospatial Capability Map:</w:t>
      </w:r>
      <w:r w:rsidRPr="008F00C2">
        <w:rPr>
          <w:color w:val="1F1F1F"/>
        </w:rPr>
        <w:t xml:space="preserve"> A dynamic map layer rendering facility heatmaps, verified capable </w:t>
      </w:r>
      <w:proofErr w:type="spellStart"/>
      <w:r w:rsidRPr="008F00C2">
        <w:rPr>
          <w:color w:val="1F1F1F"/>
        </w:rPr>
        <w:t>centers</w:t>
      </w:r>
      <w:proofErr w:type="spellEnd"/>
      <w:r w:rsidRPr="008F00C2">
        <w:rPr>
          <w:color w:val="1F1F1F"/>
        </w:rPr>
        <w:t xml:space="preserve"> (Green), anomaly-flagged infrastructure (Amber), and identified medical deserts (Red).</w:t>
      </w:r>
    </w:p>
    <w:p w14:paraId="477CA4B2" w14:textId="77777777" w:rsidR="008F00C2" w:rsidRPr="008F00C2" w:rsidRDefault="008F00C2">
      <w:pPr>
        <w:numPr>
          <w:ilvl w:val="1"/>
          <w:numId w:val="85"/>
        </w:numPr>
        <w:spacing w:after="160" w:line="276" w:lineRule="auto"/>
        <w:rPr>
          <w:color w:val="1F1F1F"/>
        </w:rPr>
      </w:pPr>
      <w:r w:rsidRPr="008F00C2">
        <w:rPr>
          <w:b/>
          <w:bCs/>
          <w:color w:val="1F1F1F"/>
        </w:rPr>
        <w:t>Traceability Matrix:</w:t>
      </w:r>
      <w:r w:rsidRPr="008F00C2">
        <w:rPr>
          <w:color w:val="1F1F1F"/>
        </w:rPr>
        <w:t xml:space="preserve"> An interactive citation panel where clicking an agent-generated claim highlights the exact source row and field from the underlying facility dataset.</w:t>
      </w:r>
    </w:p>
    <w:p w14:paraId="13C722C0" w14:textId="77777777" w:rsidR="008F00C2" w:rsidRPr="008F00C2" w:rsidRDefault="008F00C2">
      <w:pPr>
        <w:numPr>
          <w:ilvl w:val="1"/>
          <w:numId w:val="85"/>
        </w:numPr>
        <w:spacing w:after="160" w:line="276" w:lineRule="auto"/>
        <w:rPr>
          <w:color w:val="1F1F1F"/>
        </w:rPr>
      </w:pPr>
      <w:r w:rsidRPr="008F00C2">
        <w:rPr>
          <w:b/>
          <w:bCs/>
          <w:color w:val="1F1F1F"/>
        </w:rPr>
        <w:t>Export Subsystem:</w:t>
      </w:r>
      <w:r w:rsidRPr="008F00C2">
        <w:rPr>
          <w:color w:val="1F1F1F"/>
        </w:rPr>
        <w:t xml:space="preserve"> A one-click utility to compile and download PDF deployment reports.</w:t>
      </w:r>
    </w:p>
    <w:p w14:paraId="598CCA4F" w14:textId="77777777" w:rsidR="008F00C2" w:rsidRPr="008F00C2" w:rsidRDefault="008F00C2">
      <w:pPr>
        <w:numPr>
          <w:ilvl w:val="0"/>
          <w:numId w:val="85"/>
        </w:numPr>
        <w:spacing w:after="160" w:line="276" w:lineRule="auto"/>
        <w:rPr>
          <w:color w:val="1F1F1F"/>
        </w:rPr>
      </w:pPr>
      <w:r w:rsidRPr="008F00C2">
        <w:rPr>
          <w:b/>
          <w:bCs/>
          <w:color w:val="1F1F1F"/>
        </w:rPr>
        <w:t>Administrative Telemetry Dashboard (</w:t>
      </w:r>
      <w:proofErr w:type="spellStart"/>
      <w:r w:rsidRPr="008F00C2">
        <w:rPr>
          <w:b/>
          <w:bCs/>
          <w:color w:val="1F1F1F"/>
        </w:rPr>
        <w:t>Streamlit</w:t>
      </w:r>
      <w:proofErr w:type="spellEnd"/>
      <w:r w:rsidRPr="008F00C2">
        <w:rPr>
          <w:b/>
          <w:bCs/>
          <w:color w:val="1F1F1F"/>
        </w:rPr>
        <w:t>):</w:t>
      </w:r>
      <w:r w:rsidRPr="008F00C2">
        <w:rPr>
          <w:color w:val="1F1F1F"/>
        </w:rPr>
        <w:t xml:space="preserve"> An internal operational console for clinical and systems administrators.</w:t>
      </w:r>
    </w:p>
    <w:p w14:paraId="093A1923" w14:textId="77777777" w:rsidR="008F00C2" w:rsidRPr="008F00C2" w:rsidRDefault="008F00C2">
      <w:pPr>
        <w:numPr>
          <w:ilvl w:val="1"/>
          <w:numId w:val="85"/>
        </w:numPr>
        <w:spacing w:after="160" w:line="276" w:lineRule="auto"/>
        <w:rPr>
          <w:color w:val="1F1F1F"/>
        </w:rPr>
      </w:pPr>
      <w:r w:rsidRPr="008F00C2">
        <w:rPr>
          <w:b/>
          <w:bCs/>
          <w:color w:val="1F1F1F"/>
        </w:rPr>
        <w:t>Pipeline Monitoring:</w:t>
      </w:r>
      <w:r w:rsidRPr="008F00C2">
        <w:rPr>
          <w:color w:val="1F1F1F"/>
        </w:rPr>
        <w:t xml:space="preserve"> Real-time visibility into asynchronous backend tasks, including the video generation queue and IDP Agent batch jobs.</w:t>
      </w:r>
    </w:p>
    <w:p w14:paraId="14E2FE6D" w14:textId="77777777" w:rsidR="008F00C2" w:rsidRPr="008F00C2" w:rsidRDefault="008F00C2">
      <w:pPr>
        <w:numPr>
          <w:ilvl w:val="1"/>
          <w:numId w:val="85"/>
        </w:numPr>
        <w:spacing w:after="160" w:line="276" w:lineRule="auto"/>
        <w:rPr>
          <w:color w:val="1F1F1F"/>
        </w:rPr>
      </w:pPr>
      <w:r w:rsidRPr="008F00C2">
        <w:rPr>
          <w:b/>
          <w:bCs/>
          <w:color w:val="1F1F1F"/>
        </w:rPr>
        <w:t>Access Management:</w:t>
      </w:r>
      <w:r w:rsidRPr="008F00C2">
        <w:rPr>
          <w:color w:val="1F1F1F"/>
        </w:rPr>
        <w:t xml:space="preserve"> UI controls for provisioning user accounts and managing Role-Based Access Control (RBAC) assignments.</w:t>
      </w:r>
    </w:p>
    <w:p w14:paraId="6347639A" w14:textId="77777777" w:rsidR="008F00C2" w:rsidRPr="008F00C2" w:rsidRDefault="008F00C2">
      <w:pPr>
        <w:numPr>
          <w:ilvl w:val="1"/>
          <w:numId w:val="85"/>
        </w:numPr>
        <w:spacing w:after="160" w:line="276" w:lineRule="auto"/>
        <w:rPr>
          <w:color w:val="1F1F1F"/>
        </w:rPr>
      </w:pPr>
      <w:proofErr w:type="spellStart"/>
      <w:r w:rsidRPr="008F00C2">
        <w:rPr>
          <w:b/>
          <w:bCs/>
          <w:color w:val="1F1F1F"/>
        </w:rPr>
        <w:t>MLOps</w:t>
      </w:r>
      <w:proofErr w:type="spellEnd"/>
      <w:r w:rsidRPr="008F00C2">
        <w:rPr>
          <w:b/>
          <w:bCs/>
          <w:color w:val="1F1F1F"/>
        </w:rPr>
        <w:t xml:space="preserve"> Observability:</w:t>
      </w:r>
      <w:r w:rsidRPr="008F00C2">
        <w:rPr>
          <w:color w:val="1F1F1F"/>
        </w:rPr>
        <w:t xml:space="preserve"> Integrations to display </w:t>
      </w:r>
      <w:proofErr w:type="spellStart"/>
      <w:r w:rsidRPr="008F00C2">
        <w:rPr>
          <w:color w:val="1F1F1F"/>
        </w:rPr>
        <w:t>MLflow</w:t>
      </w:r>
      <w:proofErr w:type="spellEnd"/>
      <w:r w:rsidRPr="008F00C2">
        <w:rPr>
          <w:color w:val="1F1F1F"/>
        </w:rPr>
        <w:t xml:space="preserve"> run histories, evaluation </w:t>
      </w:r>
      <w:r w:rsidRPr="008F00C2">
        <w:rPr>
          <w:color w:val="1F1F1F"/>
        </w:rPr>
        <w:lastRenderedPageBreak/>
        <w:t>metrics, and IDP extraction accuracy scores.</w:t>
      </w:r>
    </w:p>
    <w:p w14:paraId="44C4FA24" w14:textId="77777777" w:rsidR="008F00C2" w:rsidRPr="008F00C2" w:rsidRDefault="008F00C2" w:rsidP="008F00C2">
      <w:pPr>
        <w:spacing w:after="160" w:line="276" w:lineRule="auto"/>
        <w:rPr>
          <w:color w:val="1F1F1F"/>
        </w:rPr>
      </w:pPr>
      <w:r w:rsidRPr="008F00C2">
        <w:rPr>
          <w:b/>
          <w:bCs/>
          <w:color w:val="1F1F1F"/>
        </w:rPr>
        <w:t>3.4.2 Software Interfaces (API &amp; Database)</w:t>
      </w:r>
    </w:p>
    <w:p w14:paraId="53BCFFD5" w14:textId="77777777" w:rsidR="008F00C2" w:rsidRPr="008F00C2" w:rsidRDefault="008F00C2" w:rsidP="008F00C2">
      <w:pPr>
        <w:spacing w:after="160" w:line="276" w:lineRule="auto"/>
        <w:rPr>
          <w:color w:val="1F1F1F"/>
        </w:rPr>
      </w:pPr>
      <w:r w:rsidRPr="008F00C2">
        <w:rPr>
          <w:color w:val="1F1F1F"/>
        </w:rPr>
        <w:t>The backend architecture interfaces with the following external software systems and data layers to execute its workflows:</w:t>
      </w:r>
    </w:p>
    <w:p w14:paraId="14AF7688" w14:textId="77777777" w:rsidR="008F00C2" w:rsidRPr="008F00C2" w:rsidRDefault="008F00C2">
      <w:pPr>
        <w:numPr>
          <w:ilvl w:val="0"/>
          <w:numId w:val="86"/>
        </w:numPr>
        <w:spacing w:after="160" w:line="276" w:lineRule="auto"/>
        <w:rPr>
          <w:color w:val="1F1F1F"/>
        </w:rPr>
      </w:pPr>
      <w:r w:rsidRPr="008F00C2">
        <w:rPr>
          <w:b/>
          <w:bCs/>
          <w:color w:val="1F1F1F"/>
        </w:rPr>
        <w:t>External Vector &amp; Relational Storage:</w:t>
      </w:r>
      <w:r w:rsidRPr="008F00C2">
        <w:rPr>
          <w:color w:val="1F1F1F"/>
        </w:rPr>
        <w:t xml:space="preserve"> The system interfaces with FAISS (in-memory) or </w:t>
      </w:r>
      <w:proofErr w:type="spellStart"/>
      <w:r w:rsidRPr="008F00C2">
        <w:rPr>
          <w:color w:val="1F1F1F"/>
        </w:rPr>
        <w:t>LanceDB</w:t>
      </w:r>
      <w:proofErr w:type="spellEnd"/>
      <w:r w:rsidRPr="008F00C2">
        <w:rPr>
          <w:color w:val="1F1F1F"/>
        </w:rPr>
        <w:t xml:space="preserve"> (persistent) for storing and retrieving high-dimensional facility document embeddings. Relational data and user authentication states are securely transacted via the </w:t>
      </w:r>
      <w:proofErr w:type="spellStart"/>
      <w:r w:rsidRPr="008F00C2">
        <w:rPr>
          <w:color w:val="1F1F1F"/>
        </w:rPr>
        <w:t>Supabase</w:t>
      </w:r>
      <w:proofErr w:type="spellEnd"/>
      <w:r w:rsidRPr="008F00C2">
        <w:rPr>
          <w:color w:val="1F1F1F"/>
        </w:rPr>
        <w:t xml:space="preserve"> API.</w:t>
      </w:r>
    </w:p>
    <w:p w14:paraId="2A630551" w14:textId="77777777" w:rsidR="008F00C2" w:rsidRPr="008F00C2" w:rsidRDefault="008F00C2">
      <w:pPr>
        <w:numPr>
          <w:ilvl w:val="0"/>
          <w:numId w:val="86"/>
        </w:numPr>
        <w:spacing w:after="160" w:line="276" w:lineRule="auto"/>
        <w:rPr>
          <w:color w:val="1F1F1F"/>
        </w:rPr>
      </w:pPr>
      <w:r w:rsidRPr="008F00C2">
        <w:rPr>
          <w:b/>
          <w:bCs/>
          <w:color w:val="1F1F1F"/>
        </w:rPr>
        <w:t>External AI Inference Services:</w:t>
      </w:r>
      <w:r w:rsidRPr="008F00C2">
        <w:rPr>
          <w:color w:val="1F1F1F"/>
        </w:rPr>
        <w:t xml:space="preserve"> The core processing engine interfaces with the external </w:t>
      </w:r>
      <w:proofErr w:type="spellStart"/>
      <w:r w:rsidRPr="008F00C2">
        <w:rPr>
          <w:color w:val="1F1F1F"/>
        </w:rPr>
        <w:t>Groq</w:t>
      </w:r>
      <w:proofErr w:type="spellEnd"/>
      <w:r w:rsidRPr="008F00C2">
        <w:rPr>
          <w:color w:val="1F1F1F"/>
        </w:rPr>
        <w:t xml:space="preserve"> API to execute Llama 3.1 natural language reasoning. All payloads transmitted across this boundary are strictly sanitized to prevent PHI egress.</w:t>
      </w:r>
    </w:p>
    <w:p w14:paraId="33CFB9F6" w14:textId="77777777" w:rsidR="008F00C2" w:rsidRPr="008F00C2" w:rsidRDefault="008F00C2">
      <w:pPr>
        <w:numPr>
          <w:ilvl w:val="0"/>
          <w:numId w:val="86"/>
        </w:numPr>
        <w:spacing w:after="160" w:line="276" w:lineRule="auto"/>
        <w:rPr>
          <w:color w:val="1F1F1F"/>
        </w:rPr>
      </w:pPr>
      <w:r w:rsidRPr="008F00C2">
        <w:rPr>
          <w:b/>
          <w:bCs/>
          <w:color w:val="1F1F1F"/>
        </w:rPr>
        <w:t>Databricks SQL Integration (Genie):</w:t>
      </w:r>
      <w:r w:rsidRPr="008F00C2">
        <w:rPr>
          <w:color w:val="1F1F1F"/>
        </w:rPr>
        <w:t xml:space="preserve"> The system utilizes a Text2SQL interface to bridge natural language coordinator queries to structured facility tables housed within the Databricks environment.</w:t>
      </w:r>
    </w:p>
    <w:p w14:paraId="431DDB6C" w14:textId="77777777" w:rsidR="008F00C2" w:rsidRPr="008F00C2" w:rsidRDefault="008F00C2">
      <w:pPr>
        <w:numPr>
          <w:ilvl w:val="0"/>
          <w:numId w:val="86"/>
        </w:numPr>
        <w:spacing w:after="160" w:line="276" w:lineRule="auto"/>
        <w:rPr>
          <w:color w:val="1F1F1F"/>
        </w:rPr>
      </w:pPr>
      <w:proofErr w:type="spellStart"/>
      <w:r w:rsidRPr="008F00C2">
        <w:rPr>
          <w:b/>
          <w:bCs/>
          <w:color w:val="1F1F1F"/>
        </w:rPr>
        <w:t>MLflow</w:t>
      </w:r>
      <w:proofErr w:type="spellEnd"/>
      <w:r w:rsidRPr="008F00C2">
        <w:rPr>
          <w:b/>
          <w:bCs/>
          <w:color w:val="1F1F1F"/>
        </w:rPr>
        <w:t xml:space="preserve"> Tracking API:</w:t>
      </w:r>
      <w:r w:rsidRPr="008F00C2">
        <w:rPr>
          <w:color w:val="1F1F1F"/>
        </w:rPr>
        <w:t xml:space="preserve"> The multi-agent orchestrator (</w:t>
      </w:r>
      <w:proofErr w:type="spellStart"/>
      <w:r w:rsidRPr="008F00C2">
        <w:rPr>
          <w:color w:val="1F1F1F"/>
        </w:rPr>
        <w:t>LangGraph</w:t>
      </w:r>
      <w:proofErr w:type="spellEnd"/>
      <w:r w:rsidRPr="008F00C2">
        <w:rPr>
          <w:color w:val="1F1F1F"/>
        </w:rPr>
        <w:t>/</w:t>
      </w:r>
      <w:proofErr w:type="spellStart"/>
      <w:r w:rsidRPr="008F00C2">
        <w:rPr>
          <w:color w:val="1F1F1F"/>
        </w:rPr>
        <w:t>CrewAI</w:t>
      </w:r>
      <w:proofErr w:type="spellEnd"/>
      <w:r w:rsidRPr="008F00C2">
        <w:rPr>
          <w:color w:val="1F1F1F"/>
        </w:rPr>
        <w:t xml:space="preserve">) utilizes the </w:t>
      </w:r>
      <w:proofErr w:type="spellStart"/>
      <w:r w:rsidRPr="008F00C2">
        <w:rPr>
          <w:color w:val="1F1F1F"/>
        </w:rPr>
        <w:t>MLflow</w:t>
      </w:r>
      <w:proofErr w:type="spellEnd"/>
      <w:r w:rsidRPr="008F00C2">
        <w:rPr>
          <w:color w:val="1F1F1F"/>
        </w:rPr>
        <w:t xml:space="preserve"> REST API to persistently log all agentic runs, sub-task prompts, LLM tool outputs, and citation indices for auditability and compliance.</w:t>
      </w:r>
    </w:p>
    <w:p w14:paraId="6B779BE4" w14:textId="77777777" w:rsidR="008F00C2" w:rsidRPr="008F00C2" w:rsidRDefault="008F00C2">
      <w:pPr>
        <w:numPr>
          <w:ilvl w:val="0"/>
          <w:numId w:val="86"/>
        </w:numPr>
        <w:spacing w:after="160" w:line="276" w:lineRule="auto"/>
        <w:rPr>
          <w:color w:val="1F1F1F"/>
        </w:rPr>
      </w:pPr>
      <w:r w:rsidRPr="008F00C2">
        <w:rPr>
          <w:b/>
          <w:bCs/>
          <w:color w:val="1F1F1F"/>
        </w:rPr>
        <w:t>Schema Validation Engine:</w:t>
      </w:r>
      <w:r w:rsidRPr="008F00C2">
        <w:rPr>
          <w:color w:val="1F1F1F"/>
        </w:rPr>
        <w:t xml:space="preserve"> Data extracted from unstructured sources interfaces with </w:t>
      </w:r>
      <w:proofErr w:type="spellStart"/>
      <w:r w:rsidRPr="008F00C2">
        <w:rPr>
          <w:color w:val="1F1F1F"/>
        </w:rPr>
        <w:t>Pydantic</w:t>
      </w:r>
      <w:proofErr w:type="spellEnd"/>
      <w:r w:rsidRPr="008F00C2">
        <w:rPr>
          <w:color w:val="1F1F1F"/>
        </w:rPr>
        <w:t xml:space="preserve"> models to enforce strict compliance against the Virtue Foundation facility schema prior to any database committal.</w:t>
      </w:r>
    </w:p>
    <w:p w14:paraId="3309A37D" w14:textId="77777777" w:rsidR="00184458" w:rsidRDefault="00184458">
      <w:pPr>
        <w:spacing w:after="160" w:line="276" w:lineRule="auto"/>
        <w:rPr>
          <w:color w:val="1F1F1F"/>
        </w:rPr>
      </w:pPr>
    </w:p>
    <w:p w14:paraId="13D1C98E" w14:textId="77777777" w:rsidR="00184458" w:rsidRDefault="00000000">
      <w:pPr>
        <w:spacing w:after="160" w:line="276" w:lineRule="auto"/>
        <w:rPr>
          <w:color w:val="1F1F1F"/>
        </w:rPr>
      </w:pPr>
      <w:r>
        <w:rPr>
          <w:color w:val="1F1F1F"/>
        </w:rPr>
        <w:t>Appendix C shows the intended user screens and visual layout of the CareCompanion platform.</w:t>
      </w:r>
    </w:p>
    <w:p w14:paraId="722E0993" w14:textId="77777777" w:rsidR="00184458" w:rsidRDefault="00184458">
      <w:pPr>
        <w:spacing w:line="276" w:lineRule="auto"/>
        <w:rPr>
          <w:color w:val="1F1F1F"/>
        </w:rPr>
      </w:pPr>
    </w:p>
    <w:p w14:paraId="6B32470F" w14:textId="77777777" w:rsidR="00184458" w:rsidRDefault="00000000">
      <w:pPr>
        <w:spacing w:line="276" w:lineRule="auto"/>
        <w:rPr>
          <w:color w:val="1F1F1F"/>
        </w:rPr>
      </w:pPr>
      <w:r>
        <w:pict w14:anchorId="3C982BCC">
          <v:rect id="_x0000_i1041" style="width:0;height:1.5pt" o:hralign="center" o:hrstd="t" o:hr="t" fillcolor="#a0a0a0" stroked="f"/>
        </w:pict>
      </w:r>
    </w:p>
    <w:p w14:paraId="2874872C" w14:textId="77777777" w:rsidR="00BD6AFA" w:rsidRDefault="00BD6AFA" w:rsidP="00BD6AFA">
      <w:pPr>
        <w:spacing w:line="276" w:lineRule="auto"/>
      </w:pPr>
    </w:p>
    <w:p w14:paraId="52138AD0" w14:textId="57F3363C" w:rsidR="00BD6AFA" w:rsidRPr="00BD6AFA" w:rsidRDefault="00BD6AFA" w:rsidP="00BD6AFA">
      <w:pPr>
        <w:spacing w:line="276" w:lineRule="auto"/>
        <w:rPr>
          <w:b/>
          <w:bCs/>
        </w:rPr>
      </w:pPr>
      <w:r w:rsidRPr="00BD6AFA">
        <w:rPr>
          <w:b/>
          <w:bCs/>
        </w:rPr>
        <w:t>4. Strategic Roadmap and Future Extensions</w:t>
      </w:r>
    </w:p>
    <w:p w14:paraId="52C12993" w14:textId="77777777" w:rsidR="00BD6AFA" w:rsidRPr="00BD6AFA" w:rsidRDefault="00BD6AFA" w:rsidP="00BD6AFA">
      <w:pPr>
        <w:spacing w:line="276" w:lineRule="auto"/>
      </w:pPr>
      <w:r w:rsidRPr="00BD6AFA">
        <w:t xml:space="preserve">This section outlines the architectural evolution and planned feature integrations for </w:t>
      </w:r>
      <w:proofErr w:type="spellStart"/>
      <w:r w:rsidRPr="00BD6AFA">
        <w:t>CareCompanion</w:t>
      </w:r>
      <w:proofErr w:type="spellEnd"/>
      <w:r w:rsidRPr="00BD6AFA">
        <w:t xml:space="preserve"> beyond the Version 2.0 release. These extensions are categorized by clinical utility, infrastructural interoperability, and advanced agentic capabilities.</w:t>
      </w:r>
    </w:p>
    <w:p w14:paraId="5764C857" w14:textId="77777777" w:rsidR="00BD6AFA" w:rsidRPr="00BD6AFA" w:rsidRDefault="00BD6AFA" w:rsidP="00BD6AFA">
      <w:pPr>
        <w:spacing w:line="276" w:lineRule="auto"/>
      </w:pPr>
      <w:r w:rsidRPr="00BD6AFA">
        <w:rPr>
          <w:b/>
          <w:bCs/>
        </w:rPr>
        <w:t>4.1 Clinical &amp; Diagnostic Enhancements</w:t>
      </w:r>
    </w:p>
    <w:p w14:paraId="50668693" w14:textId="77777777" w:rsidR="00BD6AFA" w:rsidRPr="00BD6AFA" w:rsidRDefault="00BD6AFA">
      <w:pPr>
        <w:numPr>
          <w:ilvl w:val="0"/>
          <w:numId w:val="87"/>
        </w:numPr>
        <w:spacing w:line="276" w:lineRule="auto"/>
      </w:pPr>
      <w:r w:rsidRPr="00BD6AFA">
        <w:rPr>
          <w:b/>
          <w:bCs/>
        </w:rPr>
        <w:t>Production Diagnostic Inference:</w:t>
      </w:r>
      <w:r w:rsidRPr="00BD6AFA">
        <w:t xml:space="preserve"> Transition the localized AI vision models—</w:t>
      </w:r>
      <w:proofErr w:type="spellStart"/>
      <w:r w:rsidRPr="00BD6AFA">
        <w:t>RETFound</w:t>
      </w:r>
      <w:proofErr w:type="spellEnd"/>
      <w:r w:rsidRPr="00BD6AFA">
        <w:t>-Green (retinal analysis) and ResNet-50 (anterior segment classification)—from active validation into full production deployment. This enables the autonomous processing of raw ophthalmic scans (OCT, CFP, Slit-Lamp) to detect surface conditions and structural abnormalities.</w:t>
      </w:r>
    </w:p>
    <w:p w14:paraId="08458E7F" w14:textId="77777777" w:rsidR="00BD6AFA" w:rsidRPr="00BD6AFA" w:rsidRDefault="00BD6AFA">
      <w:pPr>
        <w:numPr>
          <w:ilvl w:val="0"/>
          <w:numId w:val="87"/>
        </w:numPr>
        <w:spacing w:line="276" w:lineRule="auto"/>
      </w:pPr>
      <w:r w:rsidRPr="00BD6AFA">
        <w:rPr>
          <w:b/>
          <w:bCs/>
        </w:rPr>
        <w:t>Direct Hardware Integration (DICOM):</w:t>
      </w:r>
      <w:r w:rsidRPr="00BD6AFA">
        <w:t xml:space="preserve"> Engineer direct data ingestion pipelines from localized clinical imaging hardware via the DICOM standard, eliminating the friction and potential fidelity loss of manual patient image uploads.</w:t>
      </w:r>
    </w:p>
    <w:p w14:paraId="6F78507C" w14:textId="77777777" w:rsidR="00BD6AFA" w:rsidRPr="00BD6AFA" w:rsidRDefault="00BD6AFA" w:rsidP="00BD6AFA">
      <w:pPr>
        <w:spacing w:line="276" w:lineRule="auto"/>
      </w:pPr>
      <w:r w:rsidRPr="00BD6AFA">
        <w:rPr>
          <w:b/>
          <w:bCs/>
        </w:rPr>
        <w:t>4.2 Agentic Orchestration &amp; Global Coordination</w:t>
      </w:r>
    </w:p>
    <w:p w14:paraId="75B4A7A5" w14:textId="77777777" w:rsidR="00BD6AFA" w:rsidRPr="00BD6AFA" w:rsidRDefault="00BD6AFA">
      <w:pPr>
        <w:numPr>
          <w:ilvl w:val="0"/>
          <w:numId w:val="88"/>
        </w:numPr>
        <w:spacing w:line="276" w:lineRule="auto"/>
      </w:pPr>
      <w:r w:rsidRPr="00BD6AFA">
        <w:rPr>
          <w:b/>
          <w:bCs/>
        </w:rPr>
        <w:lastRenderedPageBreak/>
        <w:t>Multi-National IDP Scalability:</w:t>
      </w:r>
      <w:r w:rsidRPr="00BD6AFA">
        <w:t xml:space="preserve"> Expand the Intelligent Document Parsing (IDP) Agent's processing capabilities beyond the initial Virtue Foundation Ghana dataset. The system will dynamically generate country-specific schema variants to accommodate diverse, multi-national unstructured facility formats.</w:t>
      </w:r>
    </w:p>
    <w:p w14:paraId="2E9055DC" w14:textId="77777777" w:rsidR="00BD6AFA" w:rsidRPr="00BD6AFA" w:rsidRDefault="00BD6AFA">
      <w:pPr>
        <w:numPr>
          <w:ilvl w:val="0"/>
          <w:numId w:val="88"/>
        </w:numPr>
        <w:spacing w:line="276" w:lineRule="auto"/>
      </w:pPr>
      <w:r w:rsidRPr="00BD6AFA">
        <w:rPr>
          <w:b/>
          <w:bCs/>
        </w:rPr>
        <w:t>Real-Time Autonomous Resource Matching:</w:t>
      </w:r>
      <w:r w:rsidRPr="00BD6AFA">
        <w:t xml:space="preserve"> Upgrade the agentic planner from passive gap reporting to active resource allocation. The </w:t>
      </w:r>
      <w:proofErr w:type="spellStart"/>
      <w:r w:rsidRPr="00BD6AFA">
        <w:t>LangGraph</w:t>
      </w:r>
      <w:proofErr w:type="spellEnd"/>
      <w:r w:rsidRPr="00BD6AFA">
        <w:t xml:space="preserve"> orchestration layer will actively map available medical personnel to verified facilities with specific capability gaps, driving toward the strategic goal of a 100× reduction in patient treatment times.</w:t>
      </w:r>
    </w:p>
    <w:p w14:paraId="723AA891" w14:textId="77777777" w:rsidR="00BD6AFA" w:rsidRPr="00BD6AFA" w:rsidRDefault="00BD6AFA">
      <w:pPr>
        <w:numPr>
          <w:ilvl w:val="0"/>
          <w:numId w:val="88"/>
        </w:numPr>
        <w:spacing w:line="276" w:lineRule="auto"/>
      </w:pPr>
      <w:r w:rsidRPr="00BD6AFA">
        <w:rPr>
          <w:b/>
          <w:bCs/>
        </w:rPr>
        <w:t>Field-Condition Voice Interface:</w:t>
      </w:r>
      <w:r w:rsidRPr="00BD6AFA">
        <w:t xml:space="preserve"> Implement a robust speech-to-text NLP layer for the agentic planning system. This allows NGO coordinators operating in mobile or low-resource field environments to execute complex geospatial queries hands-free.</w:t>
      </w:r>
    </w:p>
    <w:p w14:paraId="4F61C619" w14:textId="77777777" w:rsidR="00BD6AFA" w:rsidRPr="00BD6AFA" w:rsidRDefault="00BD6AFA" w:rsidP="00BD6AFA">
      <w:pPr>
        <w:spacing w:line="276" w:lineRule="auto"/>
      </w:pPr>
      <w:r w:rsidRPr="00BD6AFA">
        <w:rPr>
          <w:b/>
          <w:bCs/>
        </w:rPr>
        <w:t>4.3 Interoperability &amp; Advanced ML Architecture</w:t>
      </w:r>
    </w:p>
    <w:p w14:paraId="74F99DFF" w14:textId="77777777" w:rsidR="00BD6AFA" w:rsidRPr="00BD6AFA" w:rsidRDefault="00BD6AFA">
      <w:pPr>
        <w:numPr>
          <w:ilvl w:val="0"/>
          <w:numId w:val="89"/>
        </w:numPr>
        <w:spacing w:line="276" w:lineRule="auto"/>
      </w:pPr>
      <w:r w:rsidRPr="00BD6AFA">
        <w:rPr>
          <w:b/>
          <w:bCs/>
        </w:rPr>
        <w:t>Federated Learning Pipelines:</w:t>
      </w:r>
      <w:r w:rsidRPr="00BD6AFA">
        <w:t xml:space="preserve"> Deploy a federated learning architecture across decentralized clinic nodes. This allows the core diagnostic vision models to collaboratively optimize their weights and accuracy scores without ever transmitting localized, raw Protected Health Information (PHI) to a central server.</w:t>
      </w:r>
    </w:p>
    <w:p w14:paraId="272F3593" w14:textId="77777777" w:rsidR="00BD6AFA" w:rsidRPr="00BD6AFA" w:rsidRDefault="00BD6AFA">
      <w:pPr>
        <w:numPr>
          <w:ilvl w:val="0"/>
          <w:numId w:val="89"/>
        </w:numPr>
        <w:spacing w:line="276" w:lineRule="auto"/>
      </w:pPr>
      <w:r w:rsidRPr="00BD6AFA">
        <w:rPr>
          <w:b/>
          <w:bCs/>
        </w:rPr>
        <w:t>National Interoperability Standards (ABDM/FHIR):</w:t>
      </w:r>
      <w:r w:rsidRPr="00BD6AFA">
        <w:t xml:space="preserve"> Architect secure data bridges complying with the Ayushman Bharat Digital Mission (ABDM) framework and HL7 FHIR standards, enabling the seamless exchange of patient vault records with national health registries and external provider networks.</w:t>
      </w:r>
    </w:p>
    <w:p w14:paraId="5C4AE712" w14:textId="77777777" w:rsidR="00184458" w:rsidRDefault="00000000">
      <w:pPr>
        <w:spacing w:line="276" w:lineRule="auto"/>
        <w:rPr>
          <w:color w:val="1F1F1F"/>
        </w:rPr>
      </w:pPr>
      <w:r>
        <w:pict w14:anchorId="5E576BDB">
          <v:rect id="_x0000_i1042" style="width:0;height:1.5pt" o:hralign="center" o:hrstd="t" o:hr="t" fillcolor="#a0a0a0" stroked="f"/>
        </w:pict>
      </w:r>
    </w:p>
    <w:p w14:paraId="408F8D42" w14:textId="77777777" w:rsidR="00184458" w:rsidRDefault="00184458">
      <w:pPr>
        <w:spacing w:line="276" w:lineRule="auto"/>
        <w:rPr>
          <w:color w:val="1F1F1F"/>
        </w:rPr>
      </w:pPr>
    </w:p>
    <w:p w14:paraId="077B217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5. Appendices</w:t>
      </w:r>
    </w:p>
    <w:p w14:paraId="19C0AAF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This section contains the strict technical schemas, execution pipelines, and architectural matrices required to implement, validate, and maintain the </w:t>
      </w:r>
      <w:proofErr w:type="spellStart"/>
      <w:r w:rsidRPr="00BD6AFA">
        <w:rPr>
          <w:rFonts w:ascii="Google Sans" w:eastAsia="Google Sans" w:hAnsi="Google Sans" w:cs="Google Sans"/>
          <w:color w:val="1F1F1F"/>
          <w:sz w:val="26"/>
          <w:szCs w:val="26"/>
        </w:rPr>
        <w:t>CareCompanion</w:t>
      </w:r>
      <w:proofErr w:type="spellEnd"/>
      <w:r w:rsidRPr="00BD6AFA">
        <w:rPr>
          <w:rFonts w:ascii="Google Sans" w:eastAsia="Google Sans" w:hAnsi="Google Sans" w:cs="Google Sans"/>
          <w:color w:val="1F1F1F"/>
          <w:sz w:val="26"/>
          <w:szCs w:val="26"/>
        </w:rPr>
        <w:t xml:space="preserve"> platform.</w:t>
      </w:r>
    </w:p>
    <w:p w14:paraId="0F6C083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5.1 Appendix A: AI Model Output Formats</w:t>
      </w:r>
    </w:p>
    <w:p w14:paraId="3E85210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This section defines the mandatory structured payload contracts between the backend AI inference engine (LLMs/Vision models) and the React frontend. Strict compliance is required to prevent client-side parsing exceptions.</w:t>
      </w:r>
    </w:p>
    <w:p w14:paraId="145179C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A.1 Standard Medical Report Summary (JSON Payload)</w:t>
      </w:r>
    </w:p>
    <w:p w14:paraId="14B914B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Following PDF or image extraction, the LLM must output a </w:t>
      </w:r>
      <w:r w:rsidRPr="00BD6AFA">
        <w:rPr>
          <w:rFonts w:ascii="Google Sans" w:eastAsia="Google Sans" w:hAnsi="Google Sans" w:cs="Google Sans"/>
          <w:color w:val="1F1F1F"/>
          <w:sz w:val="26"/>
          <w:szCs w:val="26"/>
        </w:rPr>
        <w:lastRenderedPageBreak/>
        <w:t>strict JSON response adhering to the following schema to ensure deterministic UI rendering:</w:t>
      </w:r>
    </w:p>
    <w:p w14:paraId="1B5C996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JSON</w:t>
      </w:r>
    </w:p>
    <w:p w14:paraId="4A75037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w:t>
      </w:r>
    </w:p>
    <w:p w14:paraId="0612D54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"status": "success",</w:t>
      </w:r>
    </w:p>
    <w:p w14:paraId="1B8CF7F6"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"data": {</w:t>
      </w:r>
    </w:p>
    <w:p w14:paraId="0A1152D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"title": "Summary of Comprehensive Eye Exam",</w:t>
      </w:r>
    </w:p>
    <w:p w14:paraId="55A2C31D"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w:t>
      </w:r>
      <w:proofErr w:type="spellStart"/>
      <w:proofErr w:type="gramStart"/>
      <w:r w:rsidRPr="00BD6AFA">
        <w:rPr>
          <w:rFonts w:ascii="Google Sans" w:eastAsia="Google Sans" w:hAnsi="Google Sans" w:cs="Google Sans"/>
          <w:color w:val="1F1F1F"/>
          <w:sz w:val="26"/>
          <w:szCs w:val="26"/>
        </w:rPr>
        <w:t>bullet</w:t>
      </w:r>
      <w:proofErr w:type="gramEnd"/>
      <w:r w:rsidRPr="00BD6AFA">
        <w:rPr>
          <w:rFonts w:ascii="Google Sans" w:eastAsia="Google Sans" w:hAnsi="Google Sans" w:cs="Google Sans"/>
          <w:color w:val="1F1F1F"/>
          <w:sz w:val="26"/>
          <w:szCs w:val="26"/>
        </w:rPr>
        <w:t>_points</w:t>
      </w:r>
      <w:proofErr w:type="spellEnd"/>
      <w:r w:rsidRPr="00BD6AFA">
        <w:rPr>
          <w:rFonts w:ascii="Google Sans" w:eastAsia="Google Sans" w:hAnsi="Google Sans" w:cs="Google Sans"/>
          <w:color w:val="1F1F1F"/>
          <w:sz w:val="26"/>
          <w:szCs w:val="26"/>
        </w:rPr>
        <w:t>": [</w:t>
      </w:r>
    </w:p>
    <w:p w14:paraId="6024094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 Patient exhibits mild signs of dry eye syndrome.",</w:t>
      </w:r>
    </w:p>
    <w:p w14:paraId="618599AD"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 Retinal scan shows no immediate abnormalities.",</w:t>
      </w:r>
    </w:p>
    <w:p w14:paraId="5D655F5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 Recommended to use prescribed artificial tears twice daily."</w:t>
      </w:r>
    </w:p>
    <w:p w14:paraId="15081A46"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w:t>
      </w:r>
    </w:p>
    <w:p w14:paraId="72E4BEB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  }</w:t>
      </w:r>
    </w:p>
    <w:p w14:paraId="4C74DFF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w:t>
      </w:r>
    </w:p>
    <w:p w14:paraId="3AC1328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A.2 The Director: Chat &amp; Media Routing (String Template)</w:t>
      </w:r>
    </w:p>
    <w:p w14:paraId="20BCC53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When dynamic educational media is triggered, the Llama 3.1 model must strictly format the routing string to allow the frontend regex parser to construct valid, clickable HTML hyperlinks.</w:t>
      </w:r>
    </w:p>
    <w:p w14:paraId="04E72DE5" w14:textId="77777777" w:rsidR="00BD6AFA" w:rsidRPr="00BD6AFA" w:rsidRDefault="00BD6AFA">
      <w:pPr>
        <w:pStyle w:val="Heading3"/>
        <w:numPr>
          <w:ilvl w:val="0"/>
          <w:numId w:val="90"/>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String Contract: VIDEO: [Clear Title] | [Channel Name] | https://www.youtube.com/results?search_query=[clinical+</w:t>
      </w:r>
      <w:r w:rsidRPr="00BD6AFA">
        <w:rPr>
          <w:rFonts w:ascii="Google Sans" w:eastAsia="Google Sans" w:hAnsi="Google Sans" w:cs="Google Sans"/>
          <w:color w:val="1F1F1F"/>
          <w:sz w:val="26"/>
          <w:szCs w:val="26"/>
        </w:rPr>
        <w:lastRenderedPageBreak/>
        <w:t>terms]</w:t>
      </w:r>
    </w:p>
    <w:p w14:paraId="33D86C4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5.2 Appendix B: Generative Media Execution Pipeline</w:t>
      </w:r>
    </w:p>
    <w:p w14:paraId="10BEC19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To mitigate compute bottlenecking during heavy generative workloads, the video synthesis process executes as an asynchronous background pipeline managed via the </w:t>
      </w:r>
      <w:proofErr w:type="spellStart"/>
      <w:r w:rsidRPr="00BD6AFA">
        <w:rPr>
          <w:rFonts w:ascii="Google Sans" w:eastAsia="Google Sans" w:hAnsi="Google Sans" w:cs="Google Sans"/>
          <w:color w:val="1F1F1F"/>
          <w:sz w:val="26"/>
          <w:szCs w:val="26"/>
        </w:rPr>
        <w:t>ComfyUI</w:t>
      </w:r>
      <w:proofErr w:type="spellEnd"/>
      <w:r w:rsidRPr="00BD6AFA">
        <w:rPr>
          <w:rFonts w:ascii="Google Sans" w:eastAsia="Google Sans" w:hAnsi="Google Sans" w:cs="Google Sans"/>
          <w:color w:val="1F1F1F"/>
          <w:sz w:val="26"/>
          <w:szCs w:val="26"/>
        </w:rPr>
        <w:t xml:space="preserve"> backend interface.</w:t>
      </w:r>
    </w:p>
    <w:p w14:paraId="0114FFD2" w14:textId="77777777" w:rsidR="00BD6AFA" w:rsidRPr="00BD6AFA" w:rsidRDefault="00BD6AFA">
      <w:pPr>
        <w:pStyle w:val="Heading3"/>
        <w:numPr>
          <w:ilvl w:val="0"/>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Phase 1: Scripting &amp; Extraction (LLM)</w:t>
      </w:r>
    </w:p>
    <w:p w14:paraId="1DA6BF7B" w14:textId="77777777" w:rsidR="00BD6AFA" w:rsidRPr="00BD6AFA" w:rsidRDefault="00BD6AFA">
      <w:pPr>
        <w:pStyle w:val="Heading3"/>
        <w:numPr>
          <w:ilvl w:val="1"/>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Process: The Main Director parses the finalized clinical text report.</w:t>
      </w:r>
    </w:p>
    <w:p w14:paraId="210CA143" w14:textId="77777777" w:rsidR="00BD6AFA" w:rsidRPr="00BD6AFA" w:rsidRDefault="00BD6AFA">
      <w:pPr>
        <w:pStyle w:val="Heading3"/>
        <w:numPr>
          <w:ilvl w:val="1"/>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Constraint: The model is strictly bounded to extracting 3–5 key visual scenes to generate the storyboard.</w:t>
      </w:r>
    </w:p>
    <w:p w14:paraId="7C934291" w14:textId="77777777" w:rsidR="00BD6AFA" w:rsidRPr="00BD6AFA" w:rsidRDefault="00BD6AFA">
      <w:pPr>
        <w:pStyle w:val="Heading3"/>
        <w:numPr>
          <w:ilvl w:val="0"/>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Phase 2: Static Image Synthesis (FLUX.2)</w:t>
      </w:r>
    </w:p>
    <w:p w14:paraId="386DB837" w14:textId="77777777" w:rsidR="00BD6AFA" w:rsidRPr="00BD6AFA" w:rsidRDefault="00BD6AFA">
      <w:pPr>
        <w:pStyle w:val="Heading3"/>
        <w:numPr>
          <w:ilvl w:val="1"/>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Process: Storyboard prompts are routed to the localized FLUX.2 inference service.</w:t>
      </w:r>
    </w:p>
    <w:p w14:paraId="6440D7B1" w14:textId="77777777" w:rsidR="00BD6AFA" w:rsidRPr="00BD6AFA" w:rsidRDefault="00BD6AFA">
      <w:pPr>
        <w:pStyle w:val="Heading3"/>
        <w:numPr>
          <w:ilvl w:val="1"/>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Constraint: Output must be static, 1024×</w:t>
      </w:r>
      <w:proofErr w:type="gramStart"/>
      <w:r w:rsidRPr="00BD6AFA">
        <w:rPr>
          <w:rFonts w:ascii="Google Sans" w:eastAsia="Google Sans" w:hAnsi="Google Sans" w:cs="Google Sans"/>
          <w:color w:val="1F1F1F"/>
          <w:sz w:val="26"/>
          <w:szCs w:val="26"/>
        </w:rPr>
        <w:t>1024 pixel</w:t>
      </w:r>
      <w:proofErr w:type="gramEnd"/>
      <w:r w:rsidRPr="00BD6AFA">
        <w:rPr>
          <w:rFonts w:ascii="Google Sans" w:eastAsia="Google Sans" w:hAnsi="Google Sans" w:cs="Google Sans"/>
          <w:color w:val="1F1F1F"/>
          <w:sz w:val="26"/>
          <w:szCs w:val="26"/>
        </w:rPr>
        <w:t xml:space="preserve"> medical illustrations representing each discrete scene.</w:t>
      </w:r>
    </w:p>
    <w:p w14:paraId="269F869B" w14:textId="77777777" w:rsidR="00BD6AFA" w:rsidRPr="00BD6AFA" w:rsidRDefault="00BD6AFA">
      <w:pPr>
        <w:pStyle w:val="Heading3"/>
        <w:numPr>
          <w:ilvl w:val="0"/>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Phase 3: Temporal Animation (Wan 2.2)</w:t>
      </w:r>
    </w:p>
    <w:p w14:paraId="50FBB1F6" w14:textId="77777777" w:rsidR="00BD6AFA" w:rsidRPr="00BD6AFA" w:rsidRDefault="00BD6AFA">
      <w:pPr>
        <w:pStyle w:val="Heading3"/>
        <w:numPr>
          <w:ilvl w:val="1"/>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Process: Static assets are </w:t>
      </w:r>
      <w:proofErr w:type="spellStart"/>
      <w:r w:rsidRPr="00BD6AFA">
        <w:rPr>
          <w:rFonts w:ascii="Google Sans" w:eastAsia="Google Sans" w:hAnsi="Google Sans" w:cs="Google Sans"/>
          <w:color w:val="1F1F1F"/>
          <w:sz w:val="26"/>
          <w:szCs w:val="26"/>
        </w:rPr>
        <w:t>ingested</w:t>
      </w:r>
      <w:proofErr w:type="spellEnd"/>
      <w:r w:rsidRPr="00BD6AFA">
        <w:rPr>
          <w:rFonts w:ascii="Google Sans" w:eastAsia="Google Sans" w:hAnsi="Google Sans" w:cs="Google Sans"/>
          <w:color w:val="1F1F1F"/>
          <w:sz w:val="26"/>
          <w:szCs w:val="26"/>
        </w:rPr>
        <w:t xml:space="preserve"> by the Wan 2.2 Image-to-Video (I2V) model.</w:t>
      </w:r>
    </w:p>
    <w:p w14:paraId="62E71969" w14:textId="77777777" w:rsidR="00BD6AFA" w:rsidRPr="00BD6AFA" w:rsidRDefault="00BD6AFA">
      <w:pPr>
        <w:pStyle w:val="Heading3"/>
        <w:numPr>
          <w:ilvl w:val="1"/>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Constraint: Each asset is temporally animated into a 4–5 second clip rendered at 24 FPS.</w:t>
      </w:r>
    </w:p>
    <w:p w14:paraId="56C6B253" w14:textId="77777777" w:rsidR="00BD6AFA" w:rsidRPr="00BD6AFA" w:rsidRDefault="00BD6AFA">
      <w:pPr>
        <w:pStyle w:val="Heading3"/>
        <w:numPr>
          <w:ilvl w:val="0"/>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Phase 4: Compilation &amp; Persistence (</w:t>
      </w:r>
      <w:proofErr w:type="spellStart"/>
      <w:r w:rsidRPr="00BD6AFA">
        <w:rPr>
          <w:rFonts w:ascii="Google Sans" w:eastAsia="Google Sans" w:hAnsi="Google Sans" w:cs="Google Sans"/>
          <w:color w:val="1F1F1F"/>
          <w:sz w:val="26"/>
          <w:szCs w:val="26"/>
        </w:rPr>
        <w:t>FFmpeg</w:t>
      </w:r>
      <w:proofErr w:type="spellEnd"/>
      <w:r w:rsidRPr="00BD6AFA">
        <w:rPr>
          <w:rFonts w:ascii="Google Sans" w:eastAsia="Google Sans" w:hAnsi="Google Sans" w:cs="Google Sans"/>
          <w:color w:val="1F1F1F"/>
          <w:sz w:val="26"/>
          <w:szCs w:val="26"/>
        </w:rPr>
        <w:t>)</w:t>
      </w:r>
    </w:p>
    <w:p w14:paraId="1FB40A8C" w14:textId="77777777" w:rsidR="00BD6AFA" w:rsidRPr="00BD6AFA" w:rsidRDefault="00BD6AFA">
      <w:pPr>
        <w:pStyle w:val="Heading3"/>
        <w:numPr>
          <w:ilvl w:val="1"/>
          <w:numId w:val="91"/>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Process: The compilation engine stitches the </w:t>
      </w:r>
      <w:r w:rsidRPr="00BD6AFA">
        <w:rPr>
          <w:rFonts w:ascii="Google Sans" w:eastAsia="Google Sans" w:hAnsi="Google Sans" w:cs="Google Sans"/>
          <w:color w:val="1F1F1F"/>
          <w:sz w:val="26"/>
          <w:szCs w:val="26"/>
        </w:rPr>
        <w:lastRenderedPageBreak/>
        <w:t xml:space="preserve">animated clips, original biometric scans, and a synthesized audio voiceover into a final .mp4 asset, pushing the payload to the </w:t>
      </w:r>
      <w:proofErr w:type="spellStart"/>
      <w:r w:rsidRPr="00BD6AFA">
        <w:rPr>
          <w:rFonts w:ascii="Google Sans" w:eastAsia="Google Sans" w:hAnsi="Google Sans" w:cs="Google Sans"/>
          <w:color w:val="1F1F1F"/>
          <w:sz w:val="26"/>
          <w:szCs w:val="26"/>
        </w:rPr>
        <w:t>Supabase</w:t>
      </w:r>
      <w:proofErr w:type="spellEnd"/>
      <w:r w:rsidRPr="00BD6AFA">
        <w:rPr>
          <w:rFonts w:ascii="Google Sans" w:eastAsia="Google Sans" w:hAnsi="Google Sans" w:cs="Google Sans"/>
          <w:color w:val="1F1F1F"/>
          <w:sz w:val="26"/>
          <w:szCs w:val="26"/>
        </w:rPr>
        <w:t xml:space="preserve"> storage bucket.</w:t>
      </w:r>
    </w:p>
    <w:p w14:paraId="5905620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5.3 Appendix D: IDP Agent Orchestration Architecture</w:t>
      </w:r>
    </w:p>
    <w:p w14:paraId="3E8E266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The Intelligent Document Parsing (IDP) Agent is built on the Databricks Hackathon recommended stack, operating as a deterministic Directed Acyclic Graph (DAG) to ensure data traceability.</w:t>
      </w:r>
    </w:p>
    <w:p w14:paraId="6E63BC9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D.1 Core IDP Stack Matrix</w:t>
      </w:r>
    </w:p>
    <w:tbl>
      <w:tblPr>
        <w:tblW w:w="0" w:type="auto"/>
        <w:tblCellSpacing w:w="15" w:type="dxa"/>
        <w:tblCellMar>
          <w:left w:w="0" w:type="dxa"/>
          <w:right w:w="0" w:type="dxa"/>
        </w:tblCellMar>
        <w:tblLook w:val="04A0" w:firstRow="1" w:lastRow="0" w:firstColumn="1" w:lastColumn="0" w:noHBand="0" w:noVBand="1"/>
      </w:tblPr>
      <w:tblGrid>
        <w:gridCol w:w="2479"/>
        <w:gridCol w:w="2159"/>
        <w:gridCol w:w="4706"/>
      </w:tblGrid>
      <w:tr w:rsidR="00BD6AFA" w:rsidRPr="00BD6AFA" w14:paraId="6A6CFC1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46ED2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0409FE"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Designated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002A8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Primary Function</w:t>
            </w:r>
          </w:p>
        </w:tc>
      </w:tr>
      <w:tr w:rsidR="00BD6AFA" w:rsidRPr="00BD6AFA" w14:paraId="2E60F3A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0309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Orchestration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25AF3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LangGraph</w:t>
            </w:r>
            <w:proofErr w:type="spellEnd"/>
            <w:r w:rsidRPr="00BD6AFA">
              <w:rPr>
                <w:rFonts w:ascii="Google Sans" w:eastAsia="Google Sans" w:hAnsi="Google Sans" w:cs="Google Sans"/>
                <w:color w:val="1F1F1F"/>
                <w:sz w:val="26"/>
                <w:szCs w:val="26"/>
              </w:rPr>
              <w:t xml:space="preserve"> / </w:t>
            </w:r>
            <w:proofErr w:type="spellStart"/>
            <w:r w:rsidRPr="00BD6AFA">
              <w:rPr>
                <w:rFonts w:ascii="Google Sans" w:eastAsia="Google Sans" w:hAnsi="Google Sans" w:cs="Google Sans"/>
                <w:color w:val="1F1F1F"/>
                <w:sz w:val="26"/>
                <w:szCs w:val="26"/>
              </w:rPr>
              <w:t>CrewAI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C04D4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Primary DAG routing and parallel role-agent execution.</w:t>
            </w:r>
          </w:p>
        </w:tc>
      </w:tr>
      <w:tr w:rsidR="00BD6AFA" w:rsidRPr="00BD6AFA" w14:paraId="47A2C5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0589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RAG / Indexing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34330"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LlamaIndex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57A5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Document ingestion and semantic chunking.</w:t>
            </w:r>
          </w:p>
        </w:tc>
      </w:tr>
      <w:tr w:rsidR="00BD6AFA" w:rsidRPr="00BD6AFA" w14:paraId="576FF9B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0E886"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ML Lifecycle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35301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MLflow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82291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Experiment tracking, sub-task logging, and citation traceability.</w:t>
            </w:r>
          </w:p>
        </w:tc>
      </w:tr>
      <w:tr w:rsidR="00BD6AFA" w:rsidRPr="00BD6AFA" w14:paraId="7AC3ED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B42D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Vector Store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FDA6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FAISS / </w:t>
            </w:r>
            <w:proofErr w:type="spellStart"/>
            <w:r w:rsidRPr="00BD6AFA">
              <w:rPr>
                <w:rFonts w:ascii="Google Sans" w:eastAsia="Google Sans" w:hAnsi="Google Sans" w:cs="Google Sans"/>
                <w:color w:val="1F1F1F"/>
                <w:sz w:val="26"/>
                <w:szCs w:val="26"/>
              </w:rPr>
              <w:t>LanceDB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B0A3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High-dimensional embedding storage </w:t>
            </w:r>
            <w:r w:rsidRPr="00BD6AFA">
              <w:rPr>
                <w:rFonts w:ascii="Google Sans" w:eastAsia="Google Sans" w:hAnsi="Google Sans" w:cs="Google Sans"/>
                <w:color w:val="1F1F1F"/>
                <w:sz w:val="26"/>
                <w:szCs w:val="26"/>
              </w:rPr>
              <w:lastRenderedPageBreak/>
              <w:t>(Prototype/Production).</w:t>
            </w:r>
          </w:p>
        </w:tc>
      </w:tr>
      <w:tr w:rsidR="00BD6AFA" w:rsidRPr="00BD6AFA" w14:paraId="4EF8DD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D24F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lastRenderedPageBreak/>
              <w:t>Text2SQL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CF60C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Databricks Genie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C1B99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Natural language interface bridging SQL facility tables.</w:t>
            </w:r>
          </w:p>
        </w:tc>
      </w:tr>
      <w:tr w:rsidR="00BD6AFA" w:rsidRPr="00BD6AFA" w14:paraId="02A815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5FBBB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Validation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0E7FE"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Pydantic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0E1EE"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Schema enforcement per Virtue Foundation specifications.</w:t>
            </w:r>
          </w:p>
        </w:tc>
      </w:tr>
    </w:tbl>
    <w:p w14:paraId="053E04F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D.2 Agentic Reasoning Flow (Execution DAG)</w:t>
      </w:r>
    </w:p>
    <w:p w14:paraId="3750AB57" w14:textId="77777777" w:rsidR="00BD6AFA" w:rsidRPr="00BD6AFA" w:rsidRDefault="00BD6AFA">
      <w:pPr>
        <w:pStyle w:val="Heading3"/>
        <w:numPr>
          <w:ilvl w:val="0"/>
          <w:numId w:val="92"/>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Ingest: Load raw, unstructured facility documents into the </w:t>
      </w:r>
      <w:proofErr w:type="spellStart"/>
      <w:r w:rsidRPr="00BD6AFA">
        <w:rPr>
          <w:rFonts w:ascii="Google Sans" w:eastAsia="Google Sans" w:hAnsi="Google Sans" w:cs="Google Sans"/>
          <w:color w:val="1F1F1F"/>
          <w:sz w:val="26"/>
          <w:szCs w:val="26"/>
        </w:rPr>
        <w:t>LlamaIndex</w:t>
      </w:r>
      <w:proofErr w:type="spellEnd"/>
      <w:r w:rsidRPr="00BD6AFA">
        <w:rPr>
          <w:rFonts w:ascii="Google Sans" w:eastAsia="Google Sans" w:hAnsi="Google Sans" w:cs="Google Sans"/>
          <w:color w:val="1F1F1F"/>
          <w:sz w:val="26"/>
          <w:szCs w:val="26"/>
        </w:rPr>
        <w:t xml:space="preserve"> vector store.</w:t>
      </w:r>
    </w:p>
    <w:p w14:paraId="2CC9F7A1" w14:textId="77777777" w:rsidR="00BD6AFA" w:rsidRPr="00BD6AFA" w:rsidRDefault="00BD6AFA">
      <w:pPr>
        <w:pStyle w:val="Heading3"/>
        <w:numPr>
          <w:ilvl w:val="0"/>
          <w:numId w:val="92"/>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Retrieve: Execute semantic similarity search to retrieve the top-</w:t>
      </w:r>
      <w:r w:rsidRPr="00BD6AFA">
        <w:rPr>
          <w:rFonts w:ascii="Google Sans" w:eastAsia="Google Sans" w:hAnsi="Google Sans" w:cs="Google Sans"/>
          <w:i/>
          <w:iCs/>
          <w:color w:val="1F1F1F"/>
          <w:sz w:val="26"/>
          <w:szCs w:val="26"/>
        </w:rPr>
        <w:t>k</w:t>
      </w:r>
      <w:r w:rsidRPr="00BD6AFA">
        <w:rPr>
          <w:rFonts w:ascii="Google Sans" w:eastAsia="Google Sans" w:hAnsi="Google Sans" w:cs="Google Sans"/>
          <w:color w:val="1F1F1F"/>
          <w:sz w:val="26"/>
          <w:szCs w:val="26"/>
        </w:rPr>
        <w:t xml:space="preserve"> text chunks relevant to the active query.</w:t>
      </w:r>
    </w:p>
    <w:p w14:paraId="5B2D9FBF" w14:textId="77777777" w:rsidR="00BD6AFA" w:rsidRPr="00BD6AFA" w:rsidRDefault="00BD6AFA">
      <w:pPr>
        <w:pStyle w:val="Heading3"/>
        <w:numPr>
          <w:ilvl w:val="0"/>
          <w:numId w:val="92"/>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Extract: LLM processes chunks to extract structured schema fields (procedure, equipment, capability, specialty).</w:t>
      </w:r>
    </w:p>
    <w:p w14:paraId="00564E70" w14:textId="77777777" w:rsidR="00BD6AFA" w:rsidRPr="00BD6AFA" w:rsidRDefault="00BD6AFA">
      <w:pPr>
        <w:pStyle w:val="Heading3"/>
        <w:numPr>
          <w:ilvl w:val="0"/>
          <w:numId w:val="92"/>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Synthesize: Merge extracted arrays with the structured base database; resolve logic conflicts via confidence heuristics.</w:t>
      </w:r>
    </w:p>
    <w:p w14:paraId="0A0BCF52" w14:textId="77777777" w:rsidR="00BD6AFA" w:rsidRPr="00BD6AFA" w:rsidRDefault="00BD6AFA">
      <w:pPr>
        <w:pStyle w:val="Heading3"/>
        <w:numPr>
          <w:ilvl w:val="0"/>
          <w:numId w:val="92"/>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Reason: The </w:t>
      </w:r>
      <w:proofErr w:type="spellStart"/>
      <w:r w:rsidRPr="00BD6AFA">
        <w:rPr>
          <w:rFonts w:ascii="Google Sans" w:eastAsia="Google Sans" w:hAnsi="Google Sans" w:cs="Google Sans"/>
          <w:color w:val="1F1F1F"/>
          <w:sz w:val="26"/>
          <w:szCs w:val="26"/>
        </w:rPr>
        <w:t>LangGraph</w:t>
      </w:r>
      <w:proofErr w:type="spellEnd"/>
      <w:r w:rsidRPr="00BD6AFA">
        <w:rPr>
          <w:rFonts w:ascii="Google Sans" w:eastAsia="Google Sans" w:hAnsi="Google Sans" w:cs="Google Sans"/>
          <w:color w:val="1F1F1F"/>
          <w:sz w:val="26"/>
          <w:szCs w:val="26"/>
        </w:rPr>
        <w:t xml:space="preserve"> orchestrator executes anomaly detection rules and regional gap analysis logic.</w:t>
      </w:r>
    </w:p>
    <w:p w14:paraId="021D2BD9" w14:textId="77777777" w:rsidR="00BD6AFA" w:rsidRPr="00BD6AFA" w:rsidRDefault="00BD6AFA">
      <w:pPr>
        <w:pStyle w:val="Heading3"/>
        <w:numPr>
          <w:ilvl w:val="0"/>
          <w:numId w:val="92"/>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lastRenderedPageBreak/>
        <w:t xml:space="preserve">Cite: Programmatically tag every output claim with its exact source document </w:t>
      </w:r>
      <w:proofErr w:type="spellStart"/>
      <w:r w:rsidRPr="00BD6AFA">
        <w:rPr>
          <w:rFonts w:ascii="Google Sans" w:eastAsia="Google Sans" w:hAnsi="Google Sans" w:cs="Google Sans"/>
          <w:color w:val="1F1F1F"/>
          <w:sz w:val="26"/>
          <w:szCs w:val="26"/>
        </w:rPr>
        <w:t>row_id</w:t>
      </w:r>
      <w:proofErr w:type="spellEnd"/>
      <w:r w:rsidRPr="00BD6AFA">
        <w:rPr>
          <w:rFonts w:ascii="Google Sans" w:eastAsia="Google Sans" w:hAnsi="Google Sans" w:cs="Google Sans"/>
          <w:color w:val="1F1F1F"/>
          <w:sz w:val="26"/>
          <w:szCs w:val="26"/>
        </w:rPr>
        <w:t xml:space="preserve"> and field name.</w:t>
      </w:r>
    </w:p>
    <w:p w14:paraId="3427E862" w14:textId="77777777" w:rsidR="00BD6AFA" w:rsidRPr="00BD6AFA" w:rsidRDefault="00BD6AFA">
      <w:pPr>
        <w:pStyle w:val="Heading3"/>
        <w:numPr>
          <w:ilvl w:val="0"/>
          <w:numId w:val="92"/>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Log: Transmit all I/O, tool calls, and citation indices to the </w:t>
      </w:r>
      <w:proofErr w:type="spellStart"/>
      <w:r w:rsidRPr="00BD6AFA">
        <w:rPr>
          <w:rFonts w:ascii="Google Sans" w:eastAsia="Google Sans" w:hAnsi="Google Sans" w:cs="Google Sans"/>
          <w:color w:val="1F1F1F"/>
          <w:sz w:val="26"/>
          <w:szCs w:val="26"/>
        </w:rPr>
        <w:t>MLflow</w:t>
      </w:r>
      <w:proofErr w:type="spellEnd"/>
      <w:r w:rsidRPr="00BD6AFA">
        <w:rPr>
          <w:rFonts w:ascii="Google Sans" w:eastAsia="Google Sans" w:hAnsi="Google Sans" w:cs="Google Sans"/>
          <w:color w:val="1F1F1F"/>
          <w:sz w:val="26"/>
          <w:szCs w:val="26"/>
        </w:rPr>
        <w:t xml:space="preserve"> tracking server.</w:t>
      </w:r>
    </w:p>
    <w:p w14:paraId="7A0AC9E6" w14:textId="77777777" w:rsidR="00BD6AFA" w:rsidRPr="00BD6AFA" w:rsidRDefault="00BD6AFA">
      <w:pPr>
        <w:pStyle w:val="Heading3"/>
        <w:numPr>
          <w:ilvl w:val="0"/>
          <w:numId w:val="92"/>
        </w:numPr>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Output: Render validated facility profiles, gap reports, and deployment strategies to the client UI.</w:t>
      </w:r>
    </w:p>
    <w:p w14:paraId="0AF085C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5.4 Appendix E: Entity-Relationship Schema (Virtue Foundation)</w:t>
      </w:r>
    </w:p>
    <w:p w14:paraId="4847E0B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The IDP extraction pipeline is strictly bound to the official Virtue Foundation field definitions.</w:t>
      </w:r>
    </w:p>
    <w:tbl>
      <w:tblPr>
        <w:tblW w:w="0" w:type="auto"/>
        <w:tblCellSpacing w:w="15" w:type="dxa"/>
        <w:tblCellMar>
          <w:left w:w="0" w:type="dxa"/>
          <w:right w:w="0" w:type="dxa"/>
        </w:tblCellMar>
        <w:tblLook w:val="04A0" w:firstRow="1" w:lastRow="0" w:firstColumn="1" w:lastColumn="0" w:noHBand="0" w:noVBand="1"/>
      </w:tblPr>
      <w:tblGrid>
        <w:gridCol w:w="2448"/>
        <w:gridCol w:w="3728"/>
        <w:gridCol w:w="3168"/>
      </w:tblGrid>
      <w:tr w:rsidR="00BD6AFA" w:rsidRPr="00BD6AFA" w14:paraId="1E0A20C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843DF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Field Group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493D9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Key Target Fields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D7B9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Validation Notes</w:t>
            </w:r>
          </w:p>
        </w:tc>
      </w:tr>
      <w:tr w:rsidR="00BD6AFA" w:rsidRPr="00BD6AFA" w14:paraId="56D92E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72CA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Organization Classification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81640"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ngos</w:t>
            </w:r>
            <w:proofErr w:type="spellEnd"/>
            <w:r w:rsidRPr="00BD6AFA">
              <w:rPr>
                <w:rFonts w:ascii="Google Sans" w:eastAsia="Google Sans" w:hAnsi="Google Sans" w:cs="Google Sans"/>
                <w:color w:val="1F1F1F"/>
                <w:sz w:val="26"/>
                <w:szCs w:val="26"/>
              </w:rPr>
              <w:t xml:space="preserve">, facilities, </w:t>
            </w:r>
            <w:proofErr w:type="spellStart"/>
            <w:r w:rsidRPr="00BD6AFA">
              <w:rPr>
                <w:rFonts w:ascii="Google Sans" w:eastAsia="Google Sans" w:hAnsi="Google Sans" w:cs="Google Sans"/>
                <w:color w:val="1F1F1F"/>
                <w:sz w:val="26"/>
                <w:szCs w:val="26"/>
              </w:rPr>
              <w:t>other_organizations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A4F1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Classify entity type before applying sub-schemas.</w:t>
            </w:r>
          </w:p>
        </w:tc>
      </w:tr>
      <w:tr w:rsidR="00BD6AFA" w:rsidRPr="00BD6AFA" w14:paraId="47FA183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0219E"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Contact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6987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name, </w:t>
            </w:r>
            <w:proofErr w:type="spellStart"/>
            <w:r w:rsidRPr="00BD6AFA">
              <w:rPr>
                <w:rFonts w:ascii="Google Sans" w:eastAsia="Google Sans" w:hAnsi="Google Sans" w:cs="Google Sans"/>
                <w:color w:val="1F1F1F"/>
                <w:sz w:val="26"/>
                <w:szCs w:val="26"/>
              </w:rPr>
              <w:t>phone_numbers</w:t>
            </w:r>
            <w:proofErr w:type="spellEnd"/>
            <w:r w:rsidRPr="00BD6AFA">
              <w:rPr>
                <w:rFonts w:ascii="Google Sans" w:eastAsia="Google Sans" w:hAnsi="Google Sans" w:cs="Google Sans"/>
                <w:color w:val="1F1F1F"/>
                <w:sz w:val="26"/>
                <w:szCs w:val="26"/>
              </w:rPr>
              <w:t xml:space="preserve">, email, </w:t>
            </w:r>
            <w:proofErr w:type="spellStart"/>
            <w:r w:rsidRPr="00BD6AFA">
              <w:rPr>
                <w:rFonts w:ascii="Google Sans" w:eastAsia="Google Sans" w:hAnsi="Google Sans" w:cs="Google Sans"/>
                <w:color w:val="1F1F1F"/>
                <w:sz w:val="26"/>
                <w:szCs w:val="26"/>
              </w:rPr>
              <w:t>officialWebsite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3406E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E.164 formatting required for telecommunications.</w:t>
            </w:r>
          </w:p>
        </w:tc>
      </w:tr>
      <w:tr w:rsidR="00BD6AFA" w:rsidRPr="00BD6AFA" w14:paraId="2E1B2BE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10F8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Geospatial &amp; Address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3DF520"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address_line1-3, city, </w:t>
            </w:r>
            <w:proofErr w:type="spellStart"/>
            <w:r w:rsidRPr="00BD6AFA">
              <w:rPr>
                <w:rFonts w:ascii="Google Sans" w:eastAsia="Google Sans" w:hAnsi="Google Sans" w:cs="Google Sans"/>
                <w:color w:val="1F1F1F"/>
                <w:sz w:val="26"/>
                <w:szCs w:val="26"/>
              </w:rPr>
              <w:t>stateOrRegion</w:t>
            </w:r>
            <w:proofErr w:type="spellEnd"/>
            <w:r w:rsidRPr="00BD6AFA">
              <w:rPr>
                <w:rFonts w:ascii="Google Sans" w:eastAsia="Google Sans" w:hAnsi="Google Sans" w:cs="Google Sans"/>
                <w:color w:val="1F1F1F"/>
                <w:sz w:val="26"/>
                <w:szCs w:val="26"/>
              </w:rPr>
              <w:t>, country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F1BE3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ISO 3166-1 alpha-2 country codes mandatory.</w:t>
            </w:r>
          </w:p>
        </w:tc>
      </w:tr>
      <w:tr w:rsidR="00BD6AFA" w:rsidRPr="00BD6AFA" w14:paraId="5ED54E8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03AA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lastRenderedPageBreak/>
              <w:t>Facility Metadata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86C43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facilityTypeId</w:t>
            </w:r>
            <w:proofErr w:type="spellEnd"/>
            <w:r w:rsidRPr="00BD6AFA">
              <w:rPr>
                <w:rFonts w:ascii="Google Sans" w:eastAsia="Google Sans" w:hAnsi="Google Sans" w:cs="Google Sans"/>
                <w:color w:val="1F1F1F"/>
                <w:sz w:val="26"/>
                <w:szCs w:val="26"/>
              </w:rPr>
              <w:t xml:space="preserve">, </w:t>
            </w:r>
            <w:proofErr w:type="spellStart"/>
            <w:r w:rsidRPr="00BD6AFA">
              <w:rPr>
                <w:rFonts w:ascii="Google Sans" w:eastAsia="Google Sans" w:hAnsi="Google Sans" w:cs="Google Sans"/>
                <w:color w:val="1F1F1F"/>
                <w:sz w:val="26"/>
                <w:szCs w:val="26"/>
              </w:rPr>
              <w:t>operatorTypeId</w:t>
            </w:r>
            <w:proofErr w:type="spellEnd"/>
            <w:r w:rsidRPr="00BD6AFA">
              <w:rPr>
                <w:rFonts w:ascii="Google Sans" w:eastAsia="Google Sans" w:hAnsi="Google Sans" w:cs="Google Sans"/>
                <w:color w:val="1F1F1F"/>
                <w:sz w:val="26"/>
                <w:szCs w:val="26"/>
              </w:rPr>
              <w:t>, capacity,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1C6D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Enforced via strict </w:t>
            </w:r>
            <w:proofErr w:type="spellStart"/>
            <w:r w:rsidRPr="00BD6AFA">
              <w:rPr>
                <w:rFonts w:ascii="Google Sans" w:eastAsia="Google Sans" w:hAnsi="Google Sans" w:cs="Google Sans"/>
                <w:color w:val="1F1F1F"/>
                <w:sz w:val="26"/>
                <w:szCs w:val="26"/>
              </w:rPr>
              <w:t>Pydantic</w:t>
            </w:r>
            <w:proofErr w:type="spellEnd"/>
            <w:r w:rsidRPr="00BD6AFA">
              <w:rPr>
                <w:rFonts w:ascii="Google Sans" w:eastAsia="Google Sans" w:hAnsi="Google Sans" w:cs="Google Sans"/>
                <w:color w:val="1F1F1F"/>
                <w:sz w:val="26"/>
                <w:szCs w:val="26"/>
              </w:rPr>
              <w:t xml:space="preserve"> Enums.</w:t>
            </w:r>
          </w:p>
        </w:tc>
      </w:tr>
      <w:tr w:rsidR="00BD6AFA" w:rsidRPr="00BD6AFA" w14:paraId="7E7C77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31EAD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Medical Specialties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0AAEC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specialties (list[str])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E06B2D"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Case-sensitive exact match against the VF specialty hierarchy.</w:t>
            </w:r>
          </w:p>
        </w:tc>
      </w:tr>
      <w:tr w:rsidR="00BD6AFA" w:rsidRPr="00BD6AFA" w14:paraId="6CF61E2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0BD9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Unstructured Facts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76394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procedure, equipment, capability (list[str])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80101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Primary IDP targets; requires declarative statements.</w:t>
            </w:r>
          </w:p>
        </w:tc>
      </w:tr>
      <w:tr w:rsidR="00BD6AFA" w:rsidRPr="00BD6AFA" w14:paraId="162F51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F387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NGO Operations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65B4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countries, </w:t>
            </w:r>
            <w:proofErr w:type="spellStart"/>
            <w:r w:rsidRPr="00BD6AFA">
              <w:rPr>
                <w:rFonts w:ascii="Google Sans" w:eastAsia="Google Sans" w:hAnsi="Google Sans" w:cs="Google Sans"/>
                <w:color w:val="1F1F1F"/>
                <w:sz w:val="26"/>
                <w:szCs w:val="26"/>
              </w:rPr>
              <w:t>missionStatement</w:t>
            </w:r>
            <w:proofErr w:type="spellEnd"/>
            <w:r w:rsidRPr="00BD6AFA">
              <w:rPr>
                <w:rFonts w:ascii="Google Sans" w:eastAsia="Google Sans" w:hAnsi="Google Sans" w:cs="Google Sans"/>
                <w:color w:val="1F1F1F"/>
                <w:sz w:val="26"/>
                <w:szCs w:val="26"/>
              </w:rPr>
              <w:t xml:space="preserve">, </w:t>
            </w:r>
            <w:proofErr w:type="spellStart"/>
            <w:r w:rsidRPr="00BD6AFA">
              <w:rPr>
                <w:rFonts w:ascii="Google Sans" w:eastAsia="Google Sans" w:hAnsi="Google Sans" w:cs="Google Sans"/>
                <w:color w:val="1F1F1F"/>
                <w:sz w:val="26"/>
                <w:szCs w:val="26"/>
              </w:rPr>
              <w:t>organizationDescription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F8FDD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Defines macro-level entity objectives.</w:t>
            </w:r>
          </w:p>
        </w:tc>
      </w:tr>
    </w:tbl>
    <w:p w14:paraId="304792DD"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5.5 Appendix F: Telemetry &amp; Traceability Schema (</w:t>
      </w:r>
      <w:proofErr w:type="spellStart"/>
      <w:r w:rsidRPr="00BD6AFA">
        <w:rPr>
          <w:rFonts w:ascii="Google Sans" w:eastAsia="Google Sans" w:hAnsi="Google Sans" w:cs="Google Sans"/>
          <w:color w:val="1F1F1F"/>
          <w:sz w:val="26"/>
          <w:szCs w:val="26"/>
        </w:rPr>
        <w:t>MLflow</w:t>
      </w:r>
      <w:proofErr w:type="spellEnd"/>
      <w:r w:rsidRPr="00BD6AFA">
        <w:rPr>
          <w:rFonts w:ascii="Google Sans" w:eastAsia="Google Sans" w:hAnsi="Google Sans" w:cs="Google Sans"/>
          <w:color w:val="1F1F1F"/>
          <w:sz w:val="26"/>
          <w:szCs w:val="26"/>
        </w:rPr>
        <w:t>)</w:t>
      </w:r>
    </w:p>
    <w:p w14:paraId="44D9ED2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To guarantee administrative auditability, every execution step within the IDP reasoning chain must log the following parameters to </w:t>
      </w:r>
      <w:proofErr w:type="spellStart"/>
      <w:r w:rsidRPr="00BD6AFA">
        <w:rPr>
          <w:rFonts w:ascii="Google Sans" w:eastAsia="Google Sans" w:hAnsi="Google Sans" w:cs="Google Sans"/>
          <w:color w:val="1F1F1F"/>
          <w:sz w:val="26"/>
          <w:szCs w:val="26"/>
        </w:rPr>
        <w:t>MLflow</w:t>
      </w:r>
      <w:proofErr w:type="spellEnd"/>
      <w:r w:rsidRPr="00BD6AFA">
        <w:rPr>
          <w:rFonts w:ascii="Google Sans" w:eastAsia="Google Sans" w:hAnsi="Google Sans" w:cs="Google Sans"/>
          <w:color w:val="1F1F1F"/>
          <w:sz w:val="26"/>
          <w:szCs w:val="26"/>
        </w:rPr>
        <w:t>:</w:t>
      </w:r>
    </w:p>
    <w:tbl>
      <w:tblPr>
        <w:tblW w:w="0" w:type="auto"/>
        <w:tblCellSpacing w:w="15" w:type="dxa"/>
        <w:tblCellMar>
          <w:left w:w="0" w:type="dxa"/>
          <w:right w:w="0" w:type="dxa"/>
        </w:tblCellMar>
        <w:tblLook w:val="04A0" w:firstRow="1" w:lastRow="0" w:firstColumn="1" w:lastColumn="0" w:noHBand="0" w:noVBand="1"/>
      </w:tblPr>
      <w:tblGrid>
        <w:gridCol w:w="3087"/>
        <w:gridCol w:w="6257"/>
      </w:tblGrid>
      <w:tr w:rsidR="00BD6AFA" w:rsidRPr="00BD6AFA" w14:paraId="25008D8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6B7B8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lastRenderedPageBreak/>
              <w:t>Parameter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6E069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Data Type / Description</w:t>
            </w:r>
          </w:p>
        </w:tc>
      </w:tr>
      <w:tr w:rsidR="00BD6AFA" w:rsidRPr="00BD6AFA" w14:paraId="7457CC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23B7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run_id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EF889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UUID for the active agent invocation.</w:t>
            </w:r>
          </w:p>
        </w:tc>
      </w:tr>
      <w:tr w:rsidR="00BD6AFA" w:rsidRPr="00BD6AFA" w14:paraId="184D7B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423F2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step_index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7CDD9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Integer representing the sequential execution order in the DAG.</w:t>
            </w:r>
          </w:p>
        </w:tc>
      </w:tr>
      <w:tr w:rsidR="00BD6AFA" w:rsidRPr="00BD6AFA" w14:paraId="3C901F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A713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step_type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F7840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Enum: retrieve | extract | synthesise | </w:t>
            </w:r>
            <w:proofErr w:type="spellStart"/>
            <w:r w:rsidRPr="00BD6AFA">
              <w:rPr>
                <w:rFonts w:ascii="Google Sans" w:eastAsia="Google Sans" w:hAnsi="Google Sans" w:cs="Google Sans"/>
                <w:color w:val="1F1F1F"/>
                <w:sz w:val="26"/>
                <w:szCs w:val="26"/>
              </w:rPr>
              <w:t>anomaly_check</w:t>
            </w:r>
            <w:proofErr w:type="spellEnd"/>
            <w:r w:rsidRPr="00BD6AFA">
              <w:rPr>
                <w:rFonts w:ascii="Google Sans" w:eastAsia="Google Sans" w:hAnsi="Google Sans" w:cs="Google Sans"/>
                <w:color w:val="1F1F1F"/>
                <w:sz w:val="26"/>
                <w:szCs w:val="26"/>
              </w:rPr>
              <w:t xml:space="preserve"> | </w:t>
            </w:r>
            <w:proofErr w:type="spellStart"/>
            <w:r w:rsidRPr="00BD6AFA">
              <w:rPr>
                <w:rFonts w:ascii="Google Sans" w:eastAsia="Google Sans" w:hAnsi="Google Sans" w:cs="Google Sans"/>
                <w:color w:val="1F1F1F"/>
                <w:sz w:val="26"/>
                <w:szCs w:val="26"/>
              </w:rPr>
              <w:t>gap_analysis</w:t>
            </w:r>
            <w:proofErr w:type="spellEnd"/>
            <w:r w:rsidRPr="00BD6AFA">
              <w:rPr>
                <w:rFonts w:ascii="Google Sans" w:eastAsia="Google Sans" w:hAnsi="Google Sans" w:cs="Google Sans"/>
                <w:color w:val="1F1F1F"/>
                <w:sz w:val="26"/>
                <w:szCs w:val="26"/>
              </w:rPr>
              <w:t xml:space="preserve"> | plan</w:t>
            </w:r>
          </w:p>
        </w:tc>
      </w:tr>
      <w:tr w:rsidR="00BD6AFA" w:rsidRPr="00BD6AFA" w14:paraId="38B8970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26F50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input_query</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33DD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String representing the natural language sub-task prompt.</w:t>
            </w:r>
          </w:p>
        </w:tc>
      </w:tr>
      <w:tr w:rsidR="00BD6AFA" w:rsidRPr="00BD6AFA" w14:paraId="5775E6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6F70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retrieved_row_ids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BFC1AE"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Array of source record IDs retrieved from the vector store.</w:t>
            </w:r>
          </w:p>
        </w:tc>
      </w:tr>
      <w:tr w:rsidR="00BD6AFA" w:rsidRPr="00BD6AFA" w14:paraId="0E77E1F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19E3B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llm_output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1055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The raw, unparsed string returned by the inference endpoint.</w:t>
            </w:r>
          </w:p>
        </w:tc>
      </w:tr>
      <w:tr w:rsidR="00BD6AFA" w:rsidRPr="00BD6AFA" w14:paraId="44FA81C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2442AE"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structured_output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1EDC6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The finalized, </w:t>
            </w:r>
            <w:proofErr w:type="spellStart"/>
            <w:r w:rsidRPr="00BD6AFA">
              <w:rPr>
                <w:rFonts w:ascii="Google Sans" w:eastAsia="Google Sans" w:hAnsi="Google Sans" w:cs="Google Sans"/>
                <w:color w:val="1F1F1F"/>
                <w:sz w:val="26"/>
                <w:szCs w:val="26"/>
              </w:rPr>
              <w:t>Pydantic</w:t>
            </w:r>
            <w:proofErr w:type="spellEnd"/>
            <w:r w:rsidRPr="00BD6AFA">
              <w:rPr>
                <w:rFonts w:ascii="Google Sans" w:eastAsia="Google Sans" w:hAnsi="Google Sans" w:cs="Google Sans"/>
                <w:color w:val="1F1F1F"/>
                <w:sz w:val="26"/>
                <w:szCs w:val="26"/>
              </w:rPr>
              <w:t>-validated JSON object.</w:t>
            </w:r>
          </w:p>
        </w:tc>
      </w:tr>
      <w:tr w:rsidR="00BD6AFA" w:rsidRPr="00BD6AFA" w14:paraId="4D6DB4E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50D29B"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citation_map</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AC6A1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Dictionary mapping output claims directly to source </w:t>
            </w:r>
            <w:proofErr w:type="spellStart"/>
            <w:r w:rsidRPr="00BD6AFA">
              <w:rPr>
                <w:rFonts w:ascii="Google Sans" w:eastAsia="Google Sans" w:hAnsi="Google Sans" w:cs="Google Sans"/>
                <w:color w:val="1F1F1F"/>
                <w:sz w:val="26"/>
                <w:szCs w:val="26"/>
              </w:rPr>
              <w:t>row_id</w:t>
            </w:r>
            <w:proofErr w:type="spellEnd"/>
            <w:r w:rsidRPr="00BD6AFA">
              <w:rPr>
                <w:rFonts w:ascii="Google Sans" w:eastAsia="Google Sans" w:hAnsi="Google Sans" w:cs="Google Sans"/>
                <w:color w:val="1F1F1F"/>
                <w:sz w:val="26"/>
                <w:szCs w:val="26"/>
              </w:rPr>
              <w:t xml:space="preserve"> / </w:t>
            </w:r>
            <w:proofErr w:type="spellStart"/>
            <w:r w:rsidRPr="00BD6AFA">
              <w:rPr>
                <w:rFonts w:ascii="Google Sans" w:eastAsia="Google Sans" w:hAnsi="Google Sans" w:cs="Google Sans"/>
                <w:color w:val="1F1F1F"/>
                <w:sz w:val="26"/>
                <w:szCs w:val="26"/>
              </w:rPr>
              <w:t>field_name</w:t>
            </w:r>
            <w:proofErr w:type="spellEnd"/>
            <w:r w:rsidRPr="00BD6AFA">
              <w:rPr>
                <w:rFonts w:ascii="Google Sans" w:eastAsia="Google Sans" w:hAnsi="Google Sans" w:cs="Google Sans"/>
                <w:color w:val="1F1F1F"/>
                <w:sz w:val="26"/>
                <w:szCs w:val="26"/>
              </w:rPr>
              <w:t>.</w:t>
            </w:r>
          </w:p>
        </w:tc>
      </w:tr>
      <w:tr w:rsidR="00BD6AFA" w:rsidRPr="00BD6AFA" w14:paraId="589439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C24B5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lastRenderedPageBreak/>
              <w:t>anomaly_flags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0929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Array of anomaly objects containing {</w:t>
            </w:r>
            <w:proofErr w:type="spellStart"/>
            <w:r w:rsidRPr="00BD6AFA">
              <w:rPr>
                <w:rFonts w:ascii="Google Sans" w:eastAsia="Google Sans" w:hAnsi="Google Sans" w:cs="Google Sans"/>
                <w:color w:val="1F1F1F"/>
                <w:sz w:val="26"/>
                <w:szCs w:val="26"/>
              </w:rPr>
              <w:t>facility_id</w:t>
            </w:r>
            <w:proofErr w:type="spellEnd"/>
            <w:r w:rsidRPr="00BD6AFA">
              <w:rPr>
                <w:rFonts w:ascii="Google Sans" w:eastAsia="Google Sans" w:hAnsi="Google Sans" w:cs="Google Sans"/>
                <w:color w:val="1F1F1F"/>
                <w:sz w:val="26"/>
                <w:szCs w:val="26"/>
              </w:rPr>
              <w:t xml:space="preserve">, severity, </w:t>
            </w:r>
            <w:proofErr w:type="spellStart"/>
            <w:r w:rsidRPr="00BD6AFA">
              <w:rPr>
                <w:rFonts w:ascii="Google Sans" w:eastAsia="Google Sans" w:hAnsi="Google Sans" w:cs="Google Sans"/>
                <w:color w:val="1F1F1F"/>
                <w:sz w:val="26"/>
                <w:szCs w:val="26"/>
              </w:rPr>
              <w:t>conflicting_fields</w:t>
            </w:r>
            <w:proofErr w:type="spellEnd"/>
            <w:r w:rsidRPr="00BD6AFA">
              <w:rPr>
                <w:rFonts w:ascii="Google Sans" w:eastAsia="Google Sans" w:hAnsi="Google Sans" w:cs="Google Sans"/>
                <w:color w:val="1F1F1F"/>
                <w:sz w:val="26"/>
                <w:szCs w:val="26"/>
              </w:rPr>
              <w:t>}.</w:t>
            </w:r>
          </w:p>
        </w:tc>
      </w:tr>
      <w:tr w:rsidR="00BD6AFA" w:rsidRPr="00BD6AFA" w14:paraId="5CDE07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A944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timestamp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C8728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ISO 8601 UTC timestamp of task execution.</w:t>
            </w:r>
          </w:p>
        </w:tc>
      </w:tr>
    </w:tbl>
    <w:p w14:paraId="4CCAC42D"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5.6 Appendix G: Architectural Technology Matrix</w:t>
      </w:r>
    </w:p>
    <w:p w14:paraId="19D4DCD3"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A comprehensive index of the software stack and version dependencies powering the </w:t>
      </w:r>
      <w:proofErr w:type="spellStart"/>
      <w:r w:rsidRPr="00BD6AFA">
        <w:rPr>
          <w:rFonts w:ascii="Google Sans" w:eastAsia="Google Sans" w:hAnsi="Google Sans" w:cs="Google Sans"/>
          <w:color w:val="1F1F1F"/>
          <w:sz w:val="26"/>
          <w:szCs w:val="26"/>
        </w:rPr>
        <w:t>CareCompanion</w:t>
      </w:r>
      <w:proofErr w:type="spellEnd"/>
      <w:r w:rsidRPr="00BD6AFA">
        <w:rPr>
          <w:rFonts w:ascii="Google Sans" w:eastAsia="Google Sans" w:hAnsi="Google Sans" w:cs="Google Sans"/>
          <w:color w:val="1F1F1F"/>
          <w:sz w:val="26"/>
          <w:szCs w:val="26"/>
        </w:rPr>
        <w:t xml:space="preserve"> V2.0 platform.</w:t>
      </w:r>
    </w:p>
    <w:tbl>
      <w:tblPr>
        <w:tblW w:w="0" w:type="auto"/>
        <w:tblCellSpacing w:w="15" w:type="dxa"/>
        <w:tblCellMar>
          <w:left w:w="0" w:type="dxa"/>
          <w:right w:w="0" w:type="dxa"/>
        </w:tblCellMar>
        <w:tblLook w:val="04A0" w:firstRow="1" w:lastRow="0" w:firstColumn="1" w:lastColumn="0" w:noHBand="0" w:noVBand="1"/>
      </w:tblPr>
      <w:tblGrid>
        <w:gridCol w:w="2884"/>
        <w:gridCol w:w="2362"/>
        <w:gridCol w:w="4098"/>
      </w:tblGrid>
      <w:tr w:rsidR="00BD6AFA" w:rsidRPr="00BD6AFA" w14:paraId="32B115C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28426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Architecture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88224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Component / Technology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8458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Operational Notes</w:t>
            </w:r>
          </w:p>
        </w:tc>
      </w:tr>
      <w:tr w:rsidR="00BD6AFA" w:rsidRPr="00BD6AFA" w14:paraId="29B345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E42B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Client Frontend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37B1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React.js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61C2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Mobile-compatible SPA; strict responsive design.</w:t>
            </w:r>
          </w:p>
        </w:tc>
      </w:tr>
      <w:tr w:rsidR="00BD6AFA" w:rsidRPr="00BD6AFA" w14:paraId="03F5D98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EB12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Application 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FCC8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Flask (Python)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C67EA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REST API gateway; Socket.IO for real-time telemetry.</w:t>
            </w:r>
          </w:p>
        </w:tc>
      </w:tr>
      <w:tr w:rsidR="00BD6AFA" w:rsidRPr="00BD6AFA" w14:paraId="14FC773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722D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Administrative UI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FF27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Streamlit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36663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Internal pipeline monitoring and RBAC </w:t>
            </w:r>
            <w:r w:rsidRPr="00BD6AFA">
              <w:rPr>
                <w:rFonts w:ascii="Google Sans" w:eastAsia="Google Sans" w:hAnsi="Google Sans" w:cs="Google Sans"/>
                <w:color w:val="1F1F1F"/>
                <w:sz w:val="26"/>
                <w:szCs w:val="26"/>
              </w:rPr>
              <w:lastRenderedPageBreak/>
              <w:t>management.</w:t>
            </w:r>
          </w:p>
        </w:tc>
      </w:tr>
      <w:tr w:rsidR="00BD6AFA" w:rsidRPr="00BD6AFA" w14:paraId="2A44A01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56E9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lastRenderedPageBreak/>
              <w:t>Primary Database/Auth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05DE4"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Supabase</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BEAEC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Cloud PostgreSQL, AES-encrypted storage, JWT auth.</w:t>
            </w:r>
          </w:p>
        </w:tc>
      </w:tr>
      <w:tr w:rsidR="00BD6AFA" w:rsidRPr="00BD6AFA" w14:paraId="19B042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DDC2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Vision Diagnostics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B4C466"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RETFound</w:t>
            </w:r>
            <w:proofErr w:type="spellEnd"/>
            <w:r w:rsidRPr="00BD6AFA">
              <w:rPr>
                <w:rFonts w:ascii="Google Sans" w:eastAsia="Google Sans" w:hAnsi="Google Sans" w:cs="Google Sans"/>
                <w:color w:val="1F1F1F"/>
                <w:sz w:val="26"/>
                <w:szCs w:val="26"/>
              </w:rPr>
              <w:t>-Green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F684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Localized GPU inference for retinal analysis.</w:t>
            </w:r>
          </w:p>
        </w:tc>
      </w:tr>
      <w:tr w:rsidR="00BD6AFA" w:rsidRPr="00BD6AFA" w14:paraId="4BE30C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4AE2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Vision Diagnostics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9AEF0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ResNet-50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FE07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Localized GPU inference for anterior segment classification.</w:t>
            </w:r>
          </w:p>
        </w:tc>
      </w:tr>
      <w:tr w:rsidR="00BD6AFA" w:rsidRPr="00BD6AFA" w14:paraId="36E8EE9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69FB5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Media Synthesis (Image)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DC6F8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FLUX.2 (Open-source)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AE907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Generates 1024×1024 medical storyboard assets.</w:t>
            </w:r>
          </w:p>
        </w:tc>
      </w:tr>
      <w:tr w:rsidR="00BD6AFA" w:rsidRPr="00BD6AFA" w14:paraId="1C33B5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15C3A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Media Synthesis (Video)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01C0F"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Wan 2.2 5B via </w:t>
            </w:r>
            <w:proofErr w:type="spellStart"/>
            <w:r w:rsidRPr="00BD6AFA">
              <w:rPr>
                <w:rFonts w:ascii="Google Sans" w:eastAsia="Google Sans" w:hAnsi="Google Sans" w:cs="Google Sans"/>
                <w:color w:val="1F1F1F"/>
                <w:sz w:val="26"/>
                <w:szCs w:val="26"/>
              </w:rPr>
              <w:t>ComfyUI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415A5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Generates 24 FPS temporal animations.</w:t>
            </w:r>
          </w:p>
        </w:tc>
      </w:tr>
      <w:tr w:rsidR="00BD6AFA" w:rsidRPr="00BD6AFA" w14:paraId="7936E33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BD14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Media Compilation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76F0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FFmpeg</w:t>
            </w:r>
            <w:proofErr w:type="spellEnd"/>
            <w:r w:rsidRPr="00BD6AFA">
              <w:rPr>
                <w:rFonts w:ascii="Google Sans" w:eastAsia="Google Sans" w:hAnsi="Google Sans" w:cs="Google Sans"/>
                <w:color w:val="1F1F1F"/>
                <w:sz w:val="26"/>
                <w:szCs w:val="26"/>
              </w:rPr>
              <w:t xml:space="preserve"> (Python wrapper)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4B0CCD"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Merges video, audio, and patient assets into MP4.</w:t>
            </w:r>
          </w:p>
        </w:tc>
      </w:tr>
      <w:tr w:rsidR="00BD6AFA" w:rsidRPr="00BD6AFA" w14:paraId="299F5F2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7D7E0"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lastRenderedPageBreak/>
              <w:t>Conversational LLM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1820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Llama 3.1 (</w:t>
            </w:r>
            <w:proofErr w:type="spellStart"/>
            <w:r w:rsidRPr="00BD6AFA">
              <w:rPr>
                <w:rFonts w:ascii="Google Sans" w:eastAsia="Google Sans" w:hAnsi="Google Sans" w:cs="Google Sans"/>
                <w:color w:val="1F1F1F"/>
                <w:sz w:val="26"/>
                <w:szCs w:val="26"/>
              </w:rPr>
              <w:t>Groq</w:t>
            </w:r>
            <w:proofErr w:type="spellEnd"/>
            <w:r w:rsidRPr="00BD6AFA">
              <w:rPr>
                <w:rFonts w:ascii="Google Sans" w:eastAsia="Google Sans" w:hAnsi="Google Sans" w:cs="Google Sans"/>
                <w:color w:val="1F1F1F"/>
                <w:sz w:val="26"/>
                <w:szCs w:val="26"/>
              </w:rPr>
              <w:t xml:space="preserve">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5C4E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Handles synchronous chat and report summarization.</w:t>
            </w:r>
          </w:p>
        </w:tc>
      </w:tr>
      <w:tr w:rsidR="00BD6AFA" w:rsidRPr="00BD6AFA" w14:paraId="6CEECAF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34751"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IDP Orchestration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E5F0"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LangGraph</w:t>
            </w:r>
            <w:proofErr w:type="spellEnd"/>
            <w:r w:rsidRPr="00BD6AFA">
              <w:rPr>
                <w:rFonts w:ascii="Google Sans" w:eastAsia="Google Sans" w:hAnsi="Google Sans" w:cs="Google Sans"/>
                <w:color w:val="1F1F1F"/>
                <w:sz w:val="26"/>
                <w:szCs w:val="26"/>
              </w:rPr>
              <w:t xml:space="preserve"> / </w:t>
            </w:r>
            <w:proofErr w:type="spellStart"/>
            <w:r w:rsidRPr="00BD6AFA">
              <w:rPr>
                <w:rFonts w:ascii="Google Sans" w:eastAsia="Google Sans" w:hAnsi="Google Sans" w:cs="Google Sans"/>
                <w:color w:val="1F1F1F"/>
                <w:sz w:val="26"/>
                <w:szCs w:val="26"/>
              </w:rPr>
              <w:t>CrewAI</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B8F729"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Agentic DAG workflow and role-based execution.</w:t>
            </w:r>
          </w:p>
        </w:tc>
      </w:tr>
      <w:tr w:rsidR="00BD6AFA" w:rsidRPr="00BD6AFA" w14:paraId="45F6143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D553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Semantic Retrieval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B505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LlamaIndex</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5CAE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Unstructured chunking and retrieval pipeline.</w:t>
            </w:r>
          </w:p>
        </w:tc>
      </w:tr>
      <w:tr w:rsidR="00BD6AFA" w:rsidRPr="00BD6AFA" w14:paraId="23F857E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1D447"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Vector Indexing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962E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FAISS / </w:t>
            </w:r>
            <w:proofErr w:type="spellStart"/>
            <w:r w:rsidRPr="00BD6AFA">
              <w:rPr>
                <w:rFonts w:ascii="Google Sans" w:eastAsia="Google Sans" w:hAnsi="Google Sans" w:cs="Google Sans"/>
                <w:color w:val="1F1F1F"/>
                <w:sz w:val="26"/>
                <w:szCs w:val="26"/>
              </w:rPr>
              <w:t>LanceDB</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846A8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High-speed semantic similarity matching.</w:t>
            </w:r>
          </w:p>
        </w:tc>
      </w:tr>
      <w:tr w:rsidR="00BD6AFA" w:rsidRPr="00BD6AFA" w14:paraId="4AE291B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0E0A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Data Extraction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664AA"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PyPDF2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10C85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Secure plaintext extraction from user uploads.</w:t>
            </w:r>
          </w:p>
        </w:tc>
      </w:tr>
      <w:tr w:rsidR="00BD6AFA" w:rsidRPr="00BD6AFA" w14:paraId="6D6C8FA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DDB38"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Data Governance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FF23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t>Pydantic</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8B55F0"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Enforces strict schema typing before DB committal.</w:t>
            </w:r>
          </w:p>
        </w:tc>
      </w:tr>
      <w:tr w:rsidR="00BD6AFA" w:rsidRPr="00BD6AFA" w14:paraId="29F99AC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F239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ML </w:t>
            </w:r>
            <w:r w:rsidRPr="00BD6AFA">
              <w:rPr>
                <w:rFonts w:ascii="Google Sans" w:eastAsia="Google Sans" w:hAnsi="Google Sans" w:cs="Google Sans"/>
                <w:color w:val="1F1F1F"/>
                <w:sz w:val="26"/>
                <w:szCs w:val="26"/>
              </w:rPr>
              <w:lastRenderedPageBreak/>
              <w:t>Observability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4A3A2"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proofErr w:type="spellStart"/>
            <w:r w:rsidRPr="00BD6AFA">
              <w:rPr>
                <w:rFonts w:ascii="Google Sans" w:eastAsia="Google Sans" w:hAnsi="Google Sans" w:cs="Google Sans"/>
                <w:color w:val="1F1F1F"/>
                <w:sz w:val="26"/>
                <w:szCs w:val="26"/>
              </w:rPr>
              <w:lastRenderedPageBreak/>
              <w:t>MLflow</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6409E"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 xml:space="preserve">Logs agent traces, </w:t>
            </w:r>
            <w:r w:rsidRPr="00BD6AFA">
              <w:rPr>
                <w:rFonts w:ascii="Google Sans" w:eastAsia="Google Sans" w:hAnsi="Google Sans" w:cs="Google Sans"/>
                <w:color w:val="1F1F1F"/>
                <w:sz w:val="26"/>
                <w:szCs w:val="26"/>
              </w:rPr>
              <w:lastRenderedPageBreak/>
              <w:t>citations, and evaluation metrics.</w:t>
            </w:r>
          </w:p>
        </w:tc>
      </w:tr>
      <w:tr w:rsidR="00BD6AFA" w:rsidRPr="00BD6AFA" w14:paraId="47F6A0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4AD85"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lastRenderedPageBreak/>
              <w:t>Spatial Visualization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71BB9C"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Leaflet.js / Folium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36FF8D" w14:textId="77777777" w:rsidR="00BD6AFA" w:rsidRPr="00BD6AFA" w:rsidRDefault="00BD6AFA" w:rsidP="00BD6AFA">
            <w:pPr>
              <w:pStyle w:val="Heading3"/>
              <w:spacing w:after="120" w:line="276" w:lineRule="auto"/>
              <w:rPr>
                <w:rFonts w:ascii="Google Sans" w:eastAsia="Google Sans" w:hAnsi="Google Sans" w:cs="Google Sans"/>
                <w:color w:val="1F1F1F"/>
                <w:sz w:val="26"/>
                <w:szCs w:val="26"/>
              </w:rPr>
            </w:pPr>
            <w:r w:rsidRPr="00BD6AFA">
              <w:rPr>
                <w:rFonts w:ascii="Google Sans" w:eastAsia="Google Sans" w:hAnsi="Google Sans" w:cs="Google Sans"/>
                <w:color w:val="1F1F1F"/>
                <w:sz w:val="26"/>
                <w:szCs w:val="26"/>
              </w:rPr>
              <w:t>Renders interactive maps and medical desert boundaries.</w:t>
            </w:r>
          </w:p>
        </w:tc>
      </w:tr>
    </w:tbl>
    <w:p w14:paraId="3540FDF0" w14:textId="77777777" w:rsidR="00BD6AFA" w:rsidRDefault="00BD6AFA">
      <w:pPr>
        <w:pStyle w:val="Heading3"/>
        <w:spacing w:before="0" w:after="120" w:line="276" w:lineRule="auto"/>
        <w:rPr>
          <w:rFonts w:ascii="Google Sans" w:eastAsia="Google Sans" w:hAnsi="Google Sans" w:cs="Google Sans"/>
          <w:color w:val="1F1F1F"/>
          <w:sz w:val="26"/>
          <w:szCs w:val="26"/>
        </w:rPr>
      </w:pPr>
    </w:p>
    <w:p w14:paraId="62C0BF37" w14:textId="77777777" w:rsidR="00184458" w:rsidRDefault="00000000">
      <w:pPr>
        <w:spacing w:after="160" w:line="276" w:lineRule="auto"/>
        <w:rPr>
          <w:b/>
          <w:bCs/>
          <w:color w:val="1F1F1F"/>
        </w:rPr>
      </w:pPr>
      <w:r>
        <w:rPr>
          <w:b/>
          <w:bCs/>
          <w:color w:val="1F1F1F"/>
        </w:rPr>
        <w:t>5.3 Appendix C: User Screens</w:t>
      </w:r>
    </w:p>
    <w:p w14:paraId="17749858" w14:textId="77777777" w:rsidR="00184458" w:rsidRDefault="00000000">
      <w:pPr>
        <w:spacing w:after="160" w:line="276" w:lineRule="auto"/>
        <w:rPr>
          <w:i/>
          <w:iCs/>
          <w:color w:val="1F1F1F"/>
        </w:rPr>
      </w:pPr>
      <w:r>
        <w:rPr>
          <w:color w:val="1F1F1F"/>
        </w:rPr>
        <w:t xml:space="preserve">The following views represent the intended React frontend Patient Portal. </w:t>
      </w:r>
      <w:r>
        <w:rPr>
          <w:i/>
          <w:iCs/>
          <w:color w:val="1F1F1F"/>
        </w:rPr>
        <w:t>(Note: Reference the high-fidelity mockups provided in the design folder).</w:t>
      </w:r>
    </w:p>
    <w:p w14:paraId="6F052901" w14:textId="3DAAFE32" w:rsidR="00184458" w:rsidRDefault="00000000">
      <w:pPr>
        <w:numPr>
          <w:ilvl w:val="0"/>
          <w:numId w:val="2"/>
        </w:numPr>
        <w:spacing w:after="360" w:line="276" w:lineRule="auto"/>
      </w:pPr>
      <w:r>
        <w:rPr>
          <w:b/>
          <w:bCs/>
          <w:color w:val="1F1F1F"/>
        </w:rPr>
        <w:t>Screen C.1</w:t>
      </w:r>
      <w:r>
        <w:rPr>
          <w:b/>
          <w:bCs/>
          <w:color w:val="1F1F1F"/>
        </w:rPr>
        <w:br/>
      </w:r>
      <w:r>
        <w:rPr>
          <w:b/>
          <w:bCs/>
          <w:noProof/>
          <w:color w:val="1F1F1F"/>
        </w:rPr>
        <w:drawing>
          <wp:inline distT="114300" distB="114300" distL="114300" distR="114300" wp14:anchorId="401DCEAD" wp14:editId="528EA497">
            <wp:extent cx="5943600" cy="32766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5943600" cy="3276600"/>
                    </a:xfrm>
                    <a:prstGeom prst="rect">
                      <a:avLst/>
                    </a:prstGeom>
                  </pic:spPr>
                </pic:pic>
              </a:graphicData>
            </a:graphic>
          </wp:inline>
        </w:drawing>
      </w:r>
      <w:r>
        <w:rPr>
          <w:b/>
          <w:bCs/>
          <w:color w:val="1F1F1F"/>
        </w:rPr>
        <w:br/>
      </w:r>
      <w:r>
        <w:rPr>
          <w:b/>
          <w:bCs/>
          <w:color w:val="1F1F1F"/>
        </w:rPr>
        <w:br/>
        <w:t>Authentication:</w:t>
      </w:r>
      <w:r>
        <w:rPr>
          <w:color w:val="1F1F1F"/>
        </w:rPr>
        <w:t xml:space="preserve"> The secure login screen featuring email/password fields and an optional "Continue as Guest" mode for temporary, unsaved sessions.</w:t>
      </w:r>
    </w:p>
    <w:p w14:paraId="3402FEAE" w14:textId="77777777" w:rsidR="00184458" w:rsidRDefault="00184458">
      <w:pPr>
        <w:spacing w:after="360" w:line="276" w:lineRule="auto"/>
        <w:ind w:left="720"/>
        <w:rPr>
          <w:color w:val="1F1F1F"/>
        </w:rPr>
      </w:pPr>
    </w:p>
    <w:p w14:paraId="71F121AA" w14:textId="77777777" w:rsidR="00184458" w:rsidRDefault="00000000">
      <w:pPr>
        <w:numPr>
          <w:ilvl w:val="0"/>
          <w:numId w:val="2"/>
        </w:numPr>
        <w:spacing w:after="360" w:line="276" w:lineRule="auto"/>
      </w:pPr>
      <w:r>
        <w:rPr>
          <w:b/>
          <w:bCs/>
          <w:color w:val="1F1F1F"/>
        </w:rPr>
        <w:t>Screen C.2</w:t>
      </w:r>
    </w:p>
    <w:p w14:paraId="4AA56966" w14:textId="77777777" w:rsidR="00184458" w:rsidRDefault="00000000">
      <w:pPr>
        <w:spacing w:after="360" w:line="276" w:lineRule="auto"/>
        <w:ind w:left="720"/>
        <w:rPr>
          <w:b/>
          <w:bCs/>
          <w:color w:val="1F1F1F"/>
        </w:rPr>
      </w:pPr>
      <w:r>
        <w:rPr>
          <w:b/>
          <w:bCs/>
          <w:noProof/>
          <w:color w:val="1F1F1F"/>
        </w:rPr>
        <w:drawing>
          <wp:inline distT="114300" distB="114300" distL="114300" distR="114300" wp14:anchorId="454D2001" wp14:editId="3AD19676">
            <wp:extent cx="5943600" cy="30480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1" name="image3.png"/>
                    <pic:cNvPicPr preferRelativeResize="0"/>
                  </pic:nvPicPr>
                  <pic:blipFill>
                    <a:blip r:embed="rId7"/>
                    <a:srcRect/>
                    <a:stretch>
                      <a:fillRect/>
                    </a:stretch>
                  </pic:blipFill>
                  <pic:spPr>
                    <a:xfrm>
                      <a:off x="0" y="0"/>
                      <a:ext cx="5943600" cy="3048000"/>
                    </a:xfrm>
                    <a:prstGeom prst="rect">
                      <a:avLst/>
                    </a:prstGeom>
                  </pic:spPr>
                </pic:pic>
              </a:graphicData>
            </a:graphic>
          </wp:inline>
        </w:drawing>
      </w:r>
    </w:p>
    <w:p w14:paraId="46C94499" w14:textId="77777777" w:rsidR="00184458" w:rsidRDefault="00000000">
      <w:pPr>
        <w:spacing w:after="360" w:line="276" w:lineRule="auto"/>
        <w:ind w:left="720"/>
        <w:rPr>
          <w:color w:val="1F1F1F"/>
        </w:rPr>
      </w:pPr>
      <w:r>
        <w:rPr>
          <w:b/>
          <w:bCs/>
          <w:color w:val="1F1F1F"/>
        </w:rPr>
        <w:t>Patient Portal Dashboard:</w:t>
      </w:r>
      <w:r>
        <w:rPr>
          <w:color w:val="1F1F1F"/>
        </w:rPr>
        <w:t xml:space="preserve"> The main home view displaying the side navigation (Home, Alerts, Notepad, Saved Docs, Appointment Scheduler) and distinct quick-action buttons for "Upload to Save Documents" and "Click to Chat."</w:t>
      </w:r>
    </w:p>
    <w:p w14:paraId="3259738E" w14:textId="77777777" w:rsidR="00184458" w:rsidRDefault="00000000">
      <w:pPr>
        <w:numPr>
          <w:ilvl w:val="0"/>
          <w:numId w:val="2"/>
        </w:numPr>
        <w:spacing w:after="360" w:line="276" w:lineRule="auto"/>
      </w:pPr>
      <w:r>
        <w:rPr>
          <w:b/>
          <w:bCs/>
          <w:color w:val="1F1F1F"/>
        </w:rPr>
        <w:t>Screen C.3</w:t>
      </w:r>
    </w:p>
    <w:p w14:paraId="2CB2DD7D" w14:textId="77777777" w:rsidR="00184458" w:rsidRDefault="00000000">
      <w:pPr>
        <w:spacing w:after="360" w:line="276" w:lineRule="auto"/>
        <w:ind w:left="720"/>
        <w:rPr>
          <w:b/>
          <w:bCs/>
          <w:color w:val="1F1F1F"/>
        </w:rPr>
      </w:pPr>
      <w:r>
        <w:rPr>
          <w:b/>
          <w:bCs/>
          <w:noProof/>
          <w:color w:val="1F1F1F"/>
        </w:rPr>
        <w:lastRenderedPageBreak/>
        <w:drawing>
          <wp:inline distT="114300" distB="114300" distL="114300" distR="114300" wp14:anchorId="15860D61" wp14:editId="52BBF3EA">
            <wp:extent cx="5943600" cy="3098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8"/>
                    <a:srcRect/>
                    <a:stretch>
                      <a:fillRect/>
                    </a:stretch>
                  </pic:blipFill>
                  <pic:spPr>
                    <a:xfrm>
                      <a:off x="0" y="0"/>
                      <a:ext cx="5943600" cy="3098800"/>
                    </a:xfrm>
                    <a:prstGeom prst="rect">
                      <a:avLst/>
                    </a:prstGeom>
                  </pic:spPr>
                </pic:pic>
              </a:graphicData>
            </a:graphic>
          </wp:inline>
        </w:drawing>
      </w:r>
    </w:p>
    <w:p w14:paraId="64E7C226" w14:textId="77777777" w:rsidR="00184458" w:rsidRDefault="00000000">
      <w:pPr>
        <w:numPr>
          <w:ilvl w:val="0"/>
          <w:numId w:val="2"/>
        </w:numPr>
        <w:spacing w:after="360" w:line="276" w:lineRule="auto"/>
      </w:pPr>
      <w:r>
        <w:rPr>
          <w:b/>
          <w:bCs/>
          <w:color w:val="1F1F1F"/>
        </w:rPr>
        <w:t>The Director Chat Interface:</w:t>
      </w:r>
      <w:r>
        <w:rPr>
          <w:color w:val="1F1F1F"/>
        </w:rPr>
        <w:t xml:space="preserve"> The split-screen chat view showing the active conversation window on the right and the patient's chat history/health check logs on the left.</w:t>
      </w:r>
    </w:p>
    <w:p w14:paraId="47E3DFEE" w14:textId="5CA51B8E" w:rsidR="00184458" w:rsidRPr="00BD6AFA" w:rsidRDefault="00000000" w:rsidP="00BD6AFA">
      <w:pPr>
        <w:spacing w:line="276" w:lineRule="auto"/>
        <w:rPr>
          <w:color w:val="1F1F1F"/>
        </w:rPr>
      </w:pPr>
      <w:r>
        <w:pict w14:anchorId="0F894242">
          <v:rect id="_x0000_i1044" style="width:0;height:1.5pt" o:hralign="center" o:hrstd="t" o:hr="t" fillcolor="#a0a0a0" stroked="f"/>
        </w:pict>
      </w:r>
    </w:p>
    <w:p w14:paraId="0C127E3D" w14:textId="77777777" w:rsidR="00184458" w:rsidRDefault="00000000">
      <w:pPr>
        <w:spacing w:line="276" w:lineRule="auto"/>
        <w:rPr>
          <w:color w:val="000000"/>
        </w:rPr>
      </w:pPr>
      <w:r>
        <w:rPr>
          <w:color w:val="000000"/>
        </w:rPr>
        <w:t>5. Technology Stack</w:t>
      </w:r>
    </w:p>
    <w:p w14:paraId="3C81964B" w14:textId="77777777" w:rsidR="00184458" w:rsidRDefault="00000000">
      <w:pPr>
        <w:numPr>
          <w:ilvl w:val="0"/>
          <w:numId w:val="3"/>
        </w:numPr>
        <w:spacing w:before="240" w:line="276" w:lineRule="auto"/>
      </w:pPr>
      <w:r>
        <w:rPr>
          <w:b/>
          <w:bCs/>
          <w:color w:val="000000"/>
        </w:rPr>
        <w:t>Frontend (Patient Portal):</w:t>
      </w:r>
      <w:r>
        <w:rPr>
          <w:color w:val="000000"/>
        </w:rPr>
        <w:t xml:space="preserve"> React for a clean, easy-to-use patient screen.</w:t>
      </w:r>
    </w:p>
    <w:p w14:paraId="526F948F" w14:textId="77777777" w:rsidR="00184458" w:rsidRDefault="00000000">
      <w:pPr>
        <w:numPr>
          <w:ilvl w:val="0"/>
          <w:numId w:val="3"/>
        </w:numPr>
        <w:spacing w:line="276" w:lineRule="auto"/>
      </w:pPr>
      <w:r>
        <w:rPr>
          <w:b/>
          <w:bCs/>
          <w:color w:val="000000"/>
        </w:rPr>
        <w:t>Backend (API &amp; Rules):</w:t>
      </w:r>
      <w:r>
        <w:rPr>
          <w:color w:val="000000"/>
        </w:rPr>
        <w:t xml:space="preserve"> Flask and Python to manage the data and routing.</w:t>
      </w:r>
    </w:p>
    <w:p w14:paraId="1DA31F92" w14:textId="77777777" w:rsidR="00184458" w:rsidRDefault="00000000">
      <w:pPr>
        <w:numPr>
          <w:ilvl w:val="0"/>
          <w:numId w:val="3"/>
        </w:numPr>
        <w:spacing w:line="276" w:lineRule="auto"/>
      </w:pPr>
      <w:r>
        <w:rPr>
          <w:b/>
          <w:bCs/>
          <w:color w:val="000000"/>
        </w:rPr>
        <w:t>Admin Dashboard:</w:t>
      </w:r>
      <w:r>
        <w:rPr>
          <w:color w:val="000000"/>
        </w:rPr>
        <w:t xml:space="preserve"> Streamlit to build quick screens to watch the AI run.</w:t>
      </w:r>
    </w:p>
    <w:p w14:paraId="15FEF3EA" w14:textId="77777777" w:rsidR="00184458" w:rsidRDefault="00000000">
      <w:pPr>
        <w:numPr>
          <w:ilvl w:val="0"/>
          <w:numId w:val="3"/>
        </w:numPr>
        <w:spacing w:line="276" w:lineRule="auto"/>
      </w:pPr>
      <w:r>
        <w:rPr>
          <w:b/>
          <w:bCs/>
          <w:color w:val="000000"/>
        </w:rPr>
        <w:t>AI Core:</w:t>
      </w:r>
      <w:r>
        <w:rPr>
          <w:color w:val="000000"/>
        </w:rPr>
        <w:t xml:space="preserve"> PyTorch to run the vision models.</w:t>
      </w:r>
    </w:p>
    <w:p w14:paraId="70E0239C" w14:textId="77777777" w:rsidR="00184458" w:rsidRDefault="00000000">
      <w:pPr>
        <w:numPr>
          <w:ilvl w:val="0"/>
          <w:numId w:val="3"/>
        </w:numPr>
        <w:spacing w:line="276" w:lineRule="auto"/>
      </w:pPr>
      <w:r>
        <w:rPr>
          <w:b/>
          <w:bCs/>
          <w:color w:val="000000"/>
        </w:rPr>
        <w:t>Media Tools:</w:t>
      </w:r>
    </w:p>
    <w:p w14:paraId="61C2FC13" w14:textId="77777777" w:rsidR="00184458" w:rsidRDefault="00000000">
      <w:pPr>
        <w:numPr>
          <w:ilvl w:val="1"/>
          <w:numId w:val="3"/>
        </w:numPr>
        <w:spacing w:line="276" w:lineRule="auto"/>
      </w:pPr>
      <w:r>
        <w:rPr>
          <w:b/>
          <w:bCs/>
          <w:color w:val="000000"/>
        </w:rPr>
        <w:t>Pictures:</w:t>
      </w:r>
      <w:r>
        <w:rPr>
          <w:color w:val="000000"/>
        </w:rPr>
        <w:t xml:space="preserve"> FLUX.2 (Open Source).</w:t>
      </w:r>
    </w:p>
    <w:p w14:paraId="104D4E08" w14:textId="77777777" w:rsidR="00184458" w:rsidRDefault="00000000">
      <w:pPr>
        <w:numPr>
          <w:ilvl w:val="1"/>
          <w:numId w:val="3"/>
        </w:numPr>
        <w:spacing w:line="276" w:lineRule="auto"/>
      </w:pPr>
      <w:r>
        <w:rPr>
          <w:b/>
          <w:bCs/>
          <w:color w:val="000000"/>
        </w:rPr>
        <w:t>Video:</w:t>
      </w:r>
      <w:r>
        <w:rPr>
          <w:color w:val="000000"/>
        </w:rPr>
        <w:t xml:space="preserve"> Wan 2.2 5B Model (Open Source) using ComfyUI and WanVideoWrapper.</w:t>
      </w:r>
    </w:p>
    <w:p w14:paraId="00B73651" w14:textId="77777777" w:rsidR="00184458" w:rsidRDefault="00000000">
      <w:pPr>
        <w:numPr>
          <w:ilvl w:val="1"/>
          <w:numId w:val="3"/>
        </w:numPr>
        <w:spacing w:after="240" w:line="276" w:lineRule="auto"/>
      </w:pPr>
      <w:r>
        <w:rPr>
          <w:b/>
          <w:bCs/>
          <w:color w:val="000000"/>
        </w:rPr>
        <w:t>Video Editing:</w:t>
      </w:r>
      <w:r>
        <w:rPr>
          <w:color w:val="000000"/>
        </w:rPr>
        <w:t xml:space="preserve"> FFmpeg with Python</w:t>
      </w:r>
    </w:p>
    <w:p w14:paraId="0FAB77C1" w14:textId="77777777" w:rsidR="00184458" w:rsidRDefault="00184458">
      <w:pPr>
        <w:spacing w:before="120" w:after="150" w:line="275" w:lineRule="auto"/>
        <w:rPr>
          <w:rFonts w:ascii="Google Sans" w:eastAsia="Google Sans" w:hAnsi="Google Sans" w:cs="Google Sans"/>
          <w:color w:val="1F1F1F"/>
        </w:rPr>
      </w:pPr>
    </w:p>
    <w:sectPr w:rsidR="0018445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7A581049-B6F9-4B31-AD87-A6DA713B0C25}"/>
  </w:font>
  <w:font w:name="Google Sans">
    <w:altName w:val="JetBrains Mono"/>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2" w:fontKey="{FB020746-6255-4D90-AE57-958B7C844F0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3" w:fontKey="{6E29F9BE-CCE4-462E-81D9-961988CD7E15}"/>
  </w:font>
  <w:font w:name="Cambria">
    <w:panose1 w:val="02040503050406030204"/>
    <w:charset w:val="00"/>
    <w:family w:val="roman"/>
    <w:pitch w:val="variable"/>
    <w:sig w:usb0="E00006FF" w:usb1="420024FF" w:usb2="02000000" w:usb3="00000000" w:csb0="0000019F" w:csb1="00000000"/>
    <w:embedRegular r:id="rId4" w:fontKey="{0D7637E3-2FB3-48BB-AC58-1D3A4630863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BF205925"/>
    <w:multiLevelType w:val="multilevel"/>
    <w:tmpl w:val="BF205925"/>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48C179"/>
    <w:multiLevelType w:val="multilevel"/>
    <w:tmpl w:val="0248C179"/>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0A1114"/>
    <w:multiLevelType w:val="multilevel"/>
    <w:tmpl w:val="ACF4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C77CF"/>
    <w:multiLevelType w:val="multilevel"/>
    <w:tmpl w:val="367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44991"/>
    <w:multiLevelType w:val="multilevel"/>
    <w:tmpl w:val="E8522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63EA2"/>
    <w:multiLevelType w:val="multilevel"/>
    <w:tmpl w:val="24E23F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100F05"/>
    <w:multiLevelType w:val="multilevel"/>
    <w:tmpl w:val="B11AE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B347F"/>
    <w:multiLevelType w:val="multilevel"/>
    <w:tmpl w:val="3CB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3A3A84"/>
    <w:multiLevelType w:val="multilevel"/>
    <w:tmpl w:val="234C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81811"/>
    <w:multiLevelType w:val="multilevel"/>
    <w:tmpl w:val="D6A0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E5B7E"/>
    <w:multiLevelType w:val="multilevel"/>
    <w:tmpl w:val="982E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E7E9D"/>
    <w:multiLevelType w:val="multilevel"/>
    <w:tmpl w:val="3CCC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03585F"/>
    <w:multiLevelType w:val="multilevel"/>
    <w:tmpl w:val="0488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212C3"/>
    <w:multiLevelType w:val="multilevel"/>
    <w:tmpl w:val="D2C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4D2774"/>
    <w:multiLevelType w:val="multilevel"/>
    <w:tmpl w:val="6CB0F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891ECF"/>
    <w:multiLevelType w:val="multilevel"/>
    <w:tmpl w:val="63E8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8D2EE4"/>
    <w:multiLevelType w:val="multilevel"/>
    <w:tmpl w:val="3CB0A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434A2F"/>
    <w:multiLevelType w:val="multilevel"/>
    <w:tmpl w:val="3D68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E501D"/>
    <w:multiLevelType w:val="multilevel"/>
    <w:tmpl w:val="449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05CD5"/>
    <w:multiLevelType w:val="multilevel"/>
    <w:tmpl w:val="31BC60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1B6330"/>
    <w:multiLevelType w:val="multilevel"/>
    <w:tmpl w:val="E0FE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70276F"/>
    <w:multiLevelType w:val="multilevel"/>
    <w:tmpl w:val="20023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A4ABD"/>
    <w:multiLevelType w:val="multilevel"/>
    <w:tmpl w:val="E490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B259B2"/>
    <w:multiLevelType w:val="multilevel"/>
    <w:tmpl w:val="7EF8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5C5126"/>
    <w:multiLevelType w:val="multilevel"/>
    <w:tmpl w:val="CBB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CF520A"/>
    <w:multiLevelType w:val="multilevel"/>
    <w:tmpl w:val="22B49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042768"/>
    <w:multiLevelType w:val="multilevel"/>
    <w:tmpl w:val="1844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686C9A"/>
    <w:multiLevelType w:val="multilevel"/>
    <w:tmpl w:val="302E9E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C441BE"/>
    <w:multiLevelType w:val="multilevel"/>
    <w:tmpl w:val="8B9EC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625154"/>
    <w:multiLevelType w:val="multilevel"/>
    <w:tmpl w:val="79D8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76468"/>
    <w:multiLevelType w:val="multilevel"/>
    <w:tmpl w:val="5906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8E3CF9"/>
    <w:multiLevelType w:val="multilevel"/>
    <w:tmpl w:val="C440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C90E07"/>
    <w:multiLevelType w:val="multilevel"/>
    <w:tmpl w:val="D034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D43D5"/>
    <w:multiLevelType w:val="multilevel"/>
    <w:tmpl w:val="2D52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97E46"/>
    <w:multiLevelType w:val="multilevel"/>
    <w:tmpl w:val="08F87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B709F7"/>
    <w:multiLevelType w:val="hybridMultilevel"/>
    <w:tmpl w:val="E6D06664"/>
    <w:lvl w:ilvl="0" w:tplc="9D4E5E80">
      <w:start w:val="1"/>
      <w:numFmt w:val="bullet"/>
      <w:lvlText w:val=""/>
      <w:lvlPicBulletId w:val="0"/>
      <w:lvlJc w:val="left"/>
      <w:pPr>
        <w:tabs>
          <w:tab w:val="num" w:pos="720"/>
        </w:tabs>
        <w:ind w:left="720" w:hanging="360"/>
      </w:pPr>
      <w:rPr>
        <w:rFonts w:ascii="Symbol" w:hAnsi="Symbol" w:hint="default"/>
      </w:rPr>
    </w:lvl>
    <w:lvl w:ilvl="1" w:tplc="AF9475F2" w:tentative="1">
      <w:start w:val="1"/>
      <w:numFmt w:val="bullet"/>
      <w:lvlText w:val=""/>
      <w:lvlJc w:val="left"/>
      <w:pPr>
        <w:tabs>
          <w:tab w:val="num" w:pos="1440"/>
        </w:tabs>
        <w:ind w:left="1440" w:hanging="360"/>
      </w:pPr>
      <w:rPr>
        <w:rFonts w:ascii="Symbol" w:hAnsi="Symbol" w:hint="default"/>
      </w:rPr>
    </w:lvl>
    <w:lvl w:ilvl="2" w:tplc="63FC1DA8" w:tentative="1">
      <w:start w:val="1"/>
      <w:numFmt w:val="bullet"/>
      <w:lvlText w:val=""/>
      <w:lvlJc w:val="left"/>
      <w:pPr>
        <w:tabs>
          <w:tab w:val="num" w:pos="2160"/>
        </w:tabs>
        <w:ind w:left="2160" w:hanging="360"/>
      </w:pPr>
      <w:rPr>
        <w:rFonts w:ascii="Symbol" w:hAnsi="Symbol" w:hint="default"/>
      </w:rPr>
    </w:lvl>
    <w:lvl w:ilvl="3" w:tplc="1C425522" w:tentative="1">
      <w:start w:val="1"/>
      <w:numFmt w:val="bullet"/>
      <w:lvlText w:val=""/>
      <w:lvlJc w:val="left"/>
      <w:pPr>
        <w:tabs>
          <w:tab w:val="num" w:pos="2880"/>
        </w:tabs>
        <w:ind w:left="2880" w:hanging="360"/>
      </w:pPr>
      <w:rPr>
        <w:rFonts w:ascii="Symbol" w:hAnsi="Symbol" w:hint="default"/>
      </w:rPr>
    </w:lvl>
    <w:lvl w:ilvl="4" w:tplc="4D9A81B2" w:tentative="1">
      <w:start w:val="1"/>
      <w:numFmt w:val="bullet"/>
      <w:lvlText w:val=""/>
      <w:lvlJc w:val="left"/>
      <w:pPr>
        <w:tabs>
          <w:tab w:val="num" w:pos="3600"/>
        </w:tabs>
        <w:ind w:left="3600" w:hanging="360"/>
      </w:pPr>
      <w:rPr>
        <w:rFonts w:ascii="Symbol" w:hAnsi="Symbol" w:hint="default"/>
      </w:rPr>
    </w:lvl>
    <w:lvl w:ilvl="5" w:tplc="ECD6746C" w:tentative="1">
      <w:start w:val="1"/>
      <w:numFmt w:val="bullet"/>
      <w:lvlText w:val=""/>
      <w:lvlJc w:val="left"/>
      <w:pPr>
        <w:tabs>
          <w:tab w:val="num" w:pos="4320"/>
        </w:tabs>
        <w:ind w:left="4320" w:hanging="360"/>
      </w:pPr>
      <w:rPr>
        <w:rFonts w:ascii="Symbol" w:hAnsi="Symbol" w:hint="default"/>
      </w:rPr>
    </w:lvl>
    <w:lvl w:ilvl="6" w:tplc="B48C0226" w:tentative="1">
      <w:start w:val="1"/>
      <w:numFmt w:val="bullet"/>
      <w:lvlText w:val=""/>
      <w:lvlJc w:val="left"/>
      <w:pPr>
        <w:tabs>
          <w:tab w:val="num" w:pos="5040"/>
        </w:tabs>
        <w:ind w:left="5040" w:hanging="360"/>
      </w:pPr>
      <w:rPr>
        <w:rFonts w:ascii="Symbol" w:hAnsi="Symbol" w:hint="default"/>
      </w:rPr>
    </w:lvl>
    <w:lvl w:ilvl="7" w:tplc="AF72254C" w:tentative="1">
      <w:start w:val="1"/>
      <w:numFmt w:val="bullet"/>
      <w:lvlText w:val=""/>
      <w:lvlJc w:val="left"/>
      <w:pPr>
        <w:tabs>
          <w:tab w:val="num" w:pos="5760"/>
        </w:tabs>
        <w:ind w:left="5760" w:hanging="360"/>
      </w:pPr>
      <w:rPr>
        <w:rFonts w:ascii="Symbol" w:hAnsi="Symbol" w:hint="default"/>
      </w:rPr>
    </w:lvl>
    <w:lvl w:ilvl="8" w:tplc="60AE7C40" w:tentative="1">
      <w:start w:val="1"/>
      <w:numFmt w:val="bullet"/>
      <w:lvlText w:val=""/>
      <w:lvlJc w:val="left"/>
      <w:pPr>
        <w:tabs>
          <w:tab w:val="num" w:pos="6480"/>
        </w:tabs>
        <w:ind w:left="6480" w:hanging="360"/>
      </w:pPr>
      <w:rPr>
        <w:rFonts w:ascii="Symbol" w:hAnsi="Symbol" w:hint="default"/>
      </w:rPr>
    </w:lvl>
  </w:abstractNum>
  <w:abstractNum w:abstractNumId="36" w15:restartNumberingAfterBreak="0">
    <w:nsid w:val="3A633470"/>
    <w:multiLevelType w:val="multilevel"/>
    <w:tmpl w:val="F57E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BF6243"/>
    <w:multiLevelType w:val="multilevel"/>
    <w:tmpl w:val="DCA2B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D87C07"/>
    <w:multiLevelType w:val="multilevel"/>
    <w:tmpl w:val="D67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65768"/>
    <w:multiLevelType w:val="multilevel"/>
    <w:tmpl w:val="01D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F21CA7"/>
    <w:multiLevelType w:val="multilevel"/>
    <w:tmpl w:val="BB02B4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142002"/>
    <w:multiLevelType w:val="multilevel"/>
    <w:tmpl w:val="4A06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184B13"/>
    <w:multiLevelType w:val="multilevel"/>
    <w:tmpl w:val="DD52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300B40"/>
    <w:multiLevelType w:val="multilevel"/>
    <w:tmpl w:val="A6DCC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381FFF"/>
    <w:multiLevelType w:val="multilevel"/>
    <w:tmpl w:val="65200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40070F3"/>
    <w:multiLevelType w:val="multilevel"/>
    <w:tmpl w:val="F07C7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766BB4"/>
    <w:multiLevelType w:val="multilevel"/>
    <w:tmpl w:val="3044F8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72B7F2F"/>
    <w:multiLevelType w:val="multilevel"/>
    <w:tmpl w:val="11F0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8837B0E"/>
    <w:multiLevelType w:val="multilevel"/>
    <w:tmpl w:val="518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8CC0A50"/>
    <w:multiLevelType w:val="multilevel"/>
    <w:tmpl w:val="86D40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102C45"/>
    <w:multiLevelType w:val="multilevel"/>
    <w:tmpl w:val="13585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975C53"/>
    <w:multiLevelType w:val="multilevel"/>
    <w:tmpl w:val="2A623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0737B7"/>
    <w:multiLevelType w:val="multilevel"/>
    <w:tmpl w:val="43F0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E26249"/>
    <w:multiLevelType w:val="multilevel"/>
    <w:tmpl w:val="D0F2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312148C"/>
    <w:multiLevelType w:val="multilevel"/>
    <w:tmpl w:val="D03E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714B49"/>
    <w:multiLevelType w:val="multilevel"/>
    <w:tmpl w:val="CEF2C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911613"/>
    <w:multiLevelType w:val="multilevel"/>
    <w:tmpl w:val="15A0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055899"/>
    <w:multiLevelType w:val="multilevel"/>
    <w:tmpl w:val="4D80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F96AFE"/>
    <w:multiLevelType w:val="multilevel"/>
    <w:tmpl w:val="C0CE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AA02CE"/>
    <w:multiLevelType w:val="multilevel"/>
    <w:tmpl w:val="6B50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AA7E8E"/>
    <w:multiLevelType w:val="multilevel"/>
    <w:tmpl w:val="CCE4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D4097A"/>
    <w:multiLevelType w:val="multilevel"/>
    <w:tmpl w:val="5E22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0432824"/>
    <w:multiLevelType w:val="multilevel"/>
    <w:tmpl w:val="4FFCE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FA191E"/>
    <w:multiLevelType w:val="multilevel"/>
    <w:tmpl w:val="90B0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1A757C"/>
    <w:multiLevelType w:val="multilevel"/>
    <w:tmpl w:val="B7E6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48780B"/>
    <w:multiLevelType w:val="multilevel"/>
    <w:tmpl w:val="2280CF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4D92C8A"/>
    <w:multiLevelType w:val="multilevel"/>
    <w:tmpl w:val="DABC05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4DF1647"/>
    <w:multiLevelType w:val="multilevel"/>
    <w:tmpl w:val="B3B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913B25"/>
    <w:multiLevelType w:val="multilevel"/>
    <w:tmpl w:val="5198B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5B77439"/>
    <w:multiLevelType w:val="multilevel"/>
    <w:tmpl w:val="EEE0B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8AE3276"/>
    <w:multiLevelType w:val="multilevel"/>
    <w:tmpl w:val="5114E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9937920"/>
    <w:multiLevelType w:val="multilevel"/>
    <w:tmpl w:val="42D8A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953F79"/>
    <w:multiLevelType w:val="multilevel"/>
    <w:tmpl w:val="8A66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DB912D0"/>
    <w:multiLevelType w:val="multilevel"/>
    <w:tmpl w:val="F5A2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E573BE"/>
    <w:multiLevelType w:val="multilevel"/>
    <w:tmpl w:val="353A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FFB2F57"/>
    <w:multiLevelType w:val="multilevel"/>
    <w:tmpl w:val="A80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183CF9"/>
    <w:multiLevelType w:val="multilevel"/>
    <w:tmpl w:val="72183CF9"/>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58007A0"/>
    <w:multiLevelType w:val="multilevel"/>
    <w:tmpl w:val="8CCA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1B32D3"/>
    <w:multiLevelType w:val="multilevel"/>
    <w:tmpl w:val="25E8B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6C50F0"/>
    <w:multiLevelType w:val="multilevel"/>
    <w:tmpl w:val="86A01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7B7086F"/>
    <w:multiLevelType w:val="multilevel"/>
    <w:tmpl w:val="83D06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DC7D87"/>
    <w:multiLevelType w:val="multilevel"/>
    <w:tmpl w:val="E3C0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7853EF"/>
    <w:multiLevelType w:val="multilevel"/>
    <w:tmpl w:val="A01A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0A1349"/>
    <w:multiLevelType w:val="multilevel"/>
    <w:tmpl w:val="FE883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33728C"/>
    <w:multiLevelType w:val="multilevel"/>
    <w:tmpl w:val="8AB8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020DF5"/>
    <w:multiLevelType w:val="multilevel"/>
    <w:tmpl w:val="573A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776947"/>
    <w:multiLevelType w:val="multilevel"/>
    <w:tmpl w:val="133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996EE6"/>
    <w:multiLevelType w:val="multilevel"/>
    <w:tmpl w:val="6A5A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885194">
    <w:abstractNumId w:val="0"/>
  </w:num>
  <w:num w:numId="2" w16cid:durableId="1760953414">
    <w:abstractNumId w:val="76"/>
  </w:num>
  <w:num w:numId="3" w16cid:durableId="1920866871">
    <w:abstractNumId w:val="1"/>
  </w:num>
  <w:num w:numId="4" w16cid:durableId="1444606">
    <w:abstractNumId w:val="16"/>
  </w:num>
  <w:num w:numId="5" w16cid:durableId="1694309198">
    <w:abstractNumId w:val="44"/>
  </w:num>
  <w:num w:numId="6" w16cid:durableId="1633946946">
    <w:abstractNumId w:val="22"/>
  </w:num>
  <w:num w:numId="7" w16cid:durableId="1620601749">
    <w:abstractNumId w:val="53"/>
  </w:num>
  <w:num w:numId="8" w16cid:durableId="178854085">
    <w:abstractNumId w:val="77"/>
  </w:num>
  <w:num w:numId="9" w16cid:durableId="1373648269">
    <w:abstractNumId w:val="64"/>
  </w:num>
  <w:num w:numId="10" w16cid:durableId="469127482">
    <w:abstractNumId w:val="18"/>
  </w:num>
  <w:num w:numId="11" w16cid:durableId="842742423">
    <w:abstractNumId w:val="80"/>
  </w:num>
  <w:num w:numId="12" w16cid:durableId="1062757238">
    <w:abstractNumId w:val="83"/>
  </w:num>
  <w:num w:numId="13" w16cid:durableId="1745030493">
    <w:abstractNumId w:val="58"/>
  </w:num>
  <w:num w:numId="14" w16cid:durableId="287467728">
    <w:abstractNumId w:val="57"/>
  </w:num>
  <w:num w:numId="15" w16cid:durableId="1818184107">
    <w:abstractNumId w:val="42"/>
  </w:num>
  <w:num w:numId="16" w16cid:durableId="106127092">
    <w:abstractNumId w:val="4"/>
  </w:num>
  <w:num w:numId="17" w16cid:durableId="2020620926">
    <w:abstractNumId w:val="6"/>
  </w:num>
  <w:num w:numId="18" w16cid:durableId="2133858932">
    <w:abstractNumId w:val="26"/>
  </w:num>
  <w:num w:numId="19" w16cid:durableId="1520964976">
    <w:abstractNumId w:val="41"/>
  </w:num>
  <w:num w:numId="20" w16cid:durableId="946348870">
    <w:abstractNumId w:val="23"/>
  </w:num>
  <w:num w:numId="21" w16cid:durableId="207181983">
    <w:abstractNumId w:val="34"/>
  </w:num>
  <w:num w:numId="22" w16cid:durableId="1959068533">
    <w:abstractNumId w:val="17"/>
  </w:num>
  <w:num w:numId="23" w16cid:durableId="271936414">
    <w:abstractNumId w:val="49"/>
  </w:num>
  <w:num w:numId="24" w16cid:durableId="122889873">
    <w:abstractNumId w:val="81"/>
  </w:num>
  <w:num w:numId="25" w16cid:durableId="1128429297">
    <w:abstractNumId w:val="52"/>
  </w:num>
  <w:num w:numId="26" w16cid:durableId="675158718">
    <w:abstractNumId w:val="59"/>
  </w:num>
  <w:num w:numId="27" w16cid:durableId="834540386">
    <w:abstractNumId w:val="7"/>
  </w:num>
  <w:num w:numId="28" w16cid:durableId="1781071878">
    <w:abstractNumId w:val="61"/>
  </w:num>
  <w:num w:numId="29" w16cid:durableId="1183206827">
    <w:abstractNumId w:val="24"/>
  </w:num>
  <w:num w:numId="30" w16cid:durableId="1319454095">
    <w:abstractNumId w:val="56"/>
  </w:num>
  <w:num w:numId="31" w16cid:durableId="1651056403">
    <w:abstractNumId w:val="50"/>
  </w:num>
  <w:num w:numId="32" w16cid:durableId="512688624">
    <w:abstractNumId w:val="46"/>
  </w:num>
  <w:num w:numId="33" w16cid:durableId="1554003899">
    <w:abstractNumId w:val="46"/>
    <w:lvlOverride w:ilvl="1">
      <w:startOverride w:val="1"/>
    </w:lvlOverride>
  </w:num>
  <w:num w:numId="34" w16cid:durableId="592124680">
    <w:abstractNumId w:val="15"/>
  </w:num>
  <w:num w:numId="35" w16cid:durableId="1434090947">
    <w:abstractNumId w:val="51"/>
  </w:num>
  <w:num w:numId="36" w16cid:durableId="1824081338">
    <w:abstractNumId w:val="70"/>
  </w:num>
  <w:num w:numId="37" w16cid:durableId="1176730128">
    <w:abstractNumId w:val="37"/>
  </w:num>
  <w:num w:numId="38" w16cid:durableId="1485313024">
    <w:abstractNumId w:val="5"/>
  </w:num>
  <w:num w:numId="39" w16cid:durableId="115949483">
    <w:abstractNumId w:val="5"/>
    <w:lvlOverride w:ilvl="1">
      <w:startOverride w:val="1"/>
    </w:lvlOverride>
  </w:num>
  <w:num w:numId="40" w16cid:durableId="777676721">
    <w:abstractNumId w:val="63"/>
  </w:num>
  <w:num w:numId="41" w16cid:durableId="643856960">
    <w:abstractNumId w:val="29"/>
  </w:num>
  <w:num w:numId="42" w16cid:durableId="492523522">
    <w:abstractNumId w:val="30"/>
  </w:num>
  <w:num w:numId="43" w16cid:durableId="137845438">
    <w:abstractNumId w:val="25"/>
  </w:num>
  <w:num w:numId="44" w16cid:durableId="625693882">
    <w:abstractNumId w:val="66"/>
  </w:num>
  <w:num w:numId="45" w16cid:durableId="370501043">
    <w:abstractNumId w:val="66"/>
    <w:lvlOverride w:ilvl="1">
      <w:startOverride w:val="1"/>
    </w:lvlOverride>
  </w:num>
  <w:num w:numId="46" w16cid:durableId="1855024541">
    <w:abstractNumId w:val="85"/>
  </w:num>
  <w:num w:numId="47" w16cid:durableId="34426048">
    <w:abstractNumId w:val="78"/>
  </w:num>
  <w:num w:numId="48" w16cid:durableId="1731029437">
    <w:abstractNumId w:val="20"/>
  </w:num>
  <w:num w:numId="49" w16cid:durableId="1796288035">
    <w:abstractNumId w:val="36"/>
  </w:num>
  <w:num w:numId="50" w16cid:durableId="1740901995">
    <w:abstractNumId w:val="27"/>
  </w:num>
  <w:num w:numId="51" w16cid:durableId="1986886476">
    <w:abstractNumId w:val="82"/>
  </w:num>
  <w:num w:numId="52" w16cid:durableId="1728532278">
    <w:abstractNumId w:val="73"/>
  </w:num>
  <w:num w:numId="53" w16cid:durableId="781608211">
    <w:abstractNumId w:val="8"/>
  </w:num>
  <w:num w:numId="54" w16cid:durableId="1387023559">
    <w:abstractNumId w:val="71"/>
  </w:num>
  <w:num w:numId="55" w16cid:durableId="2032565678">
    <w:abstractNumId w:val="43"/>
  </w:num>
  <w:num w:numId="56" w16cid:durableId="602883880">
    <w:abstractNumId w:val="43"/>
    <w:lvlOverride w:ilvl="1">
      <w:startOverride w:val="1"/>
    </w:lvlOverride>
  </w:num>
  <w:num w:numId="57" w16cid:durableId="1797211374">
    <w:abstractNumId w:val="54"/>
  </w:num>
  <w:num w:numId="58" w16cid:durableId="837385150">
    <w:abstractNumId w:val="14"/>
  </w:num>
  <w:num w:numId="59" w16cid:durableId="311063080">
    <w:abstractNumId w:val="72"/>
  </w:num>
  <w:num w:numId="60" w16cid:durableId="336620026">
    <w:abstractNumId w:val="47"/>
  </w:num>
  <w:num w:numId="61" w16cid:durableId="864097590">
    <w:abstractNumId w:val="65"/>
  </w:num>
  <w:num w:numId="62" w16cid:durableId="49423512">
    <w:abstractNumId w:val="67"/>
  </w:num>
  <w:num w:numId="63" w16cid:durableId="1943755872">
    <w:abstractNumId w:val="11"/>
  </w:num>
  <w:num w:numId="64" w16cid:durableId="1164055228">
    <w:abstractNumId w:val="21"/>
  </w:num>
  <w:num w:numId="65" w16cid:durableId="1094479771">
    <w:abstractNumId w:val="79"/>
  </w:num>
  <w:num w:numId="66" w16cid:durableId="520900099">
    <w:abstractNumId w:val="62"/>
  </w:num>
  <w:num w:numId="67" w16cid:durableId="1459108567">
    <w:abstractNumId w:val="33"/>
  </w:num>
  <w:num w:numId="68" w16cid:durableId="1159232189">
    <w:abstractNumId w:val="13"/>
  </w:num>
  <w:num w:numId="69" w16cid:durableId="325744996">
    <w:abstractNumId w:val="2"/>
  </w:num>
  <w:num w:numId="70" w16cid:durableId="246041986">
    <w:abstractNumId w:val="55"/>
  </w:num>
  <w:num w:numId="71" w16cid:durableId="482431733">
    <w:abstractNumId w:val="40"/>
  </w:num>
  <w:num w:numId="72" w16cid:durableId="2107773901">
    <w:abstractNumId w:val="28"/>
  </w:num>
  <w:num w:numId="73" w16cid:durableId="1893803480">
    <w:abstractNumId w:val="48"/>
  </w:num>
  <w:num w:numId="74" w16cid:durableId="1602034648">
    <w:abstractNumId w:val="9"/>
  </w:num>
  <w:num w:numId="75" w16cid:durableId="612858965">
    <w:abstractNumId w:val="68"/>
  </w:num>
  <w:num w:numId="76" w16cid:durableId="645282368">
    <w:abstractNumId w:val="19"/>
  </w:num>
  <w:num w:numId="77" w16cid:durableId="2040355867">
    <w:abstractNumId w:val="74"/>
  </w:num>
  <w:num w:numId="78" w16cid:durableId="1043166153">
    <w:abstractNumId w:val="39"/>
  </w:num>
  <w:num w:numId="79" w16cid:durableId="49812123">
    <w:abstractNumId w:val="32"/>
  </w:num>
  <w:num w:numId="80" w16cid:durableId="993605645">
    <w:abstractNumId w:val="87"/>
  </w:num>
  <w:num w:numId="81" w16cid:durableId="171140637">
    <w:abstractNumId w:val="35"/>
  </w:num>
  <w:num w:numId="82" w16cid:durableId="1285230699">
    <w:abstractNumId w:val="38"/>
  </w:num>
  <w:num w:numId="83" w16cid:durableId="892807803">
    <w:abstractNumId w:val="12"/>
  </w:num>
  <w:num w:numId="84" w16cid:durableId="560412512">
    <w:abstractNumId w:val="84"/>
  </w:num>
  <w:num w:numId="85" w16cid:durableId="2095544567">
    <w:abstractNumId w:val="69"/>
  </w:num>
  <w:num w:numId="86" w16cid:durableId="864756147">
    <w:abstractNumId w:val="75"/>
  </w:num>
  <w:num w:numId="87" w16cid:durableId="1992128913">
    <w:abstractNumId w:val="86"/>
  </w:num>
  <w:num w:numId="88" w16cid:durableId="2012834734">
    <w:abstractNumId w:val="3"/>
  </w:num>
  <w:num w:numId="89" w16cid:durableId="197741793">
    <w:abstractNumId w:val="31"/>
  </w:num>
  <w:num w:numId="90" w16cid:durableId="1960256128">
    <w:abstractNumId w:val="10"/>
  </w:num>
  <w:num w:numId="91" w16cid:durableId="694159931">
    <w:abstractNumId w:val="45"/>
  </w:num>
  <w:num w:numId="92" w16cid:durableId="1964191008">
    <w:abstractNumId w:val="60"/>
  </w:num>
  <w:numIdMacAtCleanup w:val="9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noj Karri">
    <w15:presenceInfo w15:providerId="Windows Live" w15:userId="7247b694d2b2c5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158"/>
    <w:rsid w:val="00116DE8"/>
    <w:rsid w:val="001724B3"/>
    <w:rsid w:val="00184458"/>
    <w:rsid w:val="00277139"/>
    <w:rsid w:val="002C6D2B"/>
    <w:rsid w:val="004A58EA"/>
    <w:rsid w:val="00556FF9"/>
    <w:rsid w:val="005A771A"/>
    <w:rsid w:val="005E5D20"/>
    <w:rsid w:val="0065178E"/>
    <w:rsid w:val="00677A44"/>
    <w:rsid w:val="006C18E1"/>
    <w:rsid w:val="007A30C1"/>
    <w:rsid w:val="00847B8F"/>
    <w:rsid w:val="008B17D0"/>
    <w:rsid w:val="008F00C2"/>
    <w:rsid w:val="00AB4158"/>
    <w:rsid w:val="00AF297D"/>
    <w:rsid w:val="00AF3808"/>
    <w:rsid w:val="00B001CA"/>
    <w:rsid w:val="00B138F7"/>
    <w:rsid w:val="00B14A15"/>
    <w:rsid w:val="00B74C3C"/>
    <w:rsid w:val="00BD6AFA"/>
    <w:rsid w:val="00BE16AD"/>
    <w:rsid w:val="00DB4775"/>
    <w:rsid w:val="00E16BC1"/>
    <w:rsid w:val="00F83198"/>
    <w:rsid w:val="27D104A4"/>
    <w:rsid w:val="6FC269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C8DAB"/>
  <w15:docId w15:val="{C7F2B5C2-9AD2-4CAD-B5D9-344E71F87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sz w:val="22"/>
      <w:szCs w:val="22"/>
    </w:rPr>
  </w:style>
  <w:style w:type="paragraph" w:styleId="Heading1">
    <w:name w:val="heading 1"/>
    <w:basedOn w:val="Normal"/>
    <w:next w:val="Normal"/>
    <w:qFormat/>
    <w:pPr>
      <w:spacing w:before="240" w:after="240"/>
      <w:outlineLvl w:val="0"/>
    </w:pPr>
    <w:rPr>
      <w:b/>
      <w:bCs/>
      <w:sz w:val="48"/>
      <w:szCs w:val="48"/>
    </w:rPr>
  </w:style>
  <w:style w:type="paragraph" w:styleId="Heading2">
    <w:name w:val="heading 2"/>
    <w:basedOn w:val="Normal"/>
    <w:next w:val="Normal"/>
    <w:qFormat/>
    <w:pPr>
      <w:spacing w:before="225" w:after="225"/>
      <w:outlineLvl w:val="1"/>
    </w:pPr>
    <w:rPr>
      <w:b/>
      <w:bCs/>
      <w:sz w:val="36"/>
      <w:szCs w:val="36"/>
    </w:rPr>
  </w:style>
  <w:style w:type="paragraph" w:styleId="Heading3">
    <w:name w:val="heading 3"/>
    <w:basedOn w:val="Normal"/>
    <w:next w:val="Normal"/>
    <w:qFormat/>
    <w:pPr>
      <w:spacing w:before="240" w:after="240"/>
      <w:outlineLvl w:val="2"/>
    </w:pPr>
    <w:rPr>
      <w:b/>
      <w:bCs/>
      <w:sz w:val="28"/>
      <w:szCs w:val="28"/>
    </w:rPr>
  </w:style>
  <w:style w:type="paragraph" w:styleId="Heading4">
    <w:name w:val="heading 4"/>
    <w:basedOn w:val="Normal"/>
    <w:next w:val="Normal"/>
    <w:qFormat/>
    <w:pPr>
      <w:spacing w:before="255" w:after="255"/>
      <w:outlineLvl w:val="3"/>
    </w:pPr>
    <w:rPr>
      <w:b/>
      <w:bCs/>
      <w:sz w:val="24"/>
      <w:szCs w:val="24"/>
    </w:rPr>
  </w:style>
  <w:style w:type="paragraph" w:styleId="Heading5">
    <w:name w:val="heading 5"/>
    <w:basedOn w:val="Normal"/>
    <w:next w:val="Normal"/>
    <w:qFormat/>
    <w:pPr>
      <w:spacing w:before="255" w:after="255"/>
      <w:outlineLvl w:val="4"/>
    </w:pPr>
    <w:rPr>
      <w:b/>
      <w:bCs/>
      <w:sz w:val="18"/>
      <w:szCs w:val="18"/>
    </w:rPr>
  </w:style>
  <w:style w:type="paragraph" w:styleId="Heading6">
    <w:name w:val="heading 6"/>
    <w:basedOn w:val="Normal"/>
    <w:next w:val="Normal"/>
    <w:qFormat/>
    <w:pP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qFormat/>
    <w:pPr>
      <w:widowControl/>
      <w:spacing w:before="100" w:beforeAutospacing="1" w:after="100" w:afterAutospacing="1"/>
    </w:pPr>
    <w:rPr>
      <w:rFonts w:ascii="Times New Roman" w:eastAsia="Times New Roman" w:hAnsi="Times New Roman" w:cs="Times New Roman"/>
      <w:sz w:val="24"/>
      <w:szCs w:val="24"/>
    </w:rPr>
  </w:style>
  <w:style w:type="paragraph" w:styleId="Subtitle">
    <w:name w:val="Subtitle"/>
    <w:basedOn w:val="Normal"/>
    <w:next w:val="Normal"/>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qFormat/>
    <w:pPr>
      <w:keepNext/>
      <w:keepLines/>
      <w:spacing w:before="480" w:after="120"/>
    </w:pPr>
    <w:rPr>
      <w:b/>
      <w:bCs/>
      <w:sz w:val="72"/>
      <w:szCs w:val="72"/>
    </w:rPr>
  </w:style>
  <w:style w:type="table" w:customStyle="1" w:styleId="TableNormal0">
    <w:name w:val="TableNormal"/>
    <w:qFormat/>
    <w:tblPr>
      <w:tblCellMar>
        <w:top w:w="100" w:type="dxa"/>
        <w:left w:w="100" w:type="dxa"/>
        <w:bottom w:w="100" w:type="dxa"/>
        <w:right w:w="100" w:type="dxa"/>
      </w:tblCellMar>
    </w:tblPr>
  </w:style>
  <w:style w:type="table" w:customStyle="1" w:styleId="Style10">
    <w:name w:val="_Style 10"/>
    <w:basedOn w:val="TableNormal0"/>
    <w:qFormat/>
    <w:tblPr/>
  </w:style>
  <w:style w:type="paragraph" w:styleId="ListParagraph">
    <w:name w:val="List Paragraph"/>
    <w:qFormat/>
    <w:rPr>
      <w:color w:val="2C3E50"/>
    </w:rPr>
  </w:style>
  <w:style w:type="paragraph" w:styleId="Revision">
    <w:name w:val="Revision"/>
    <w:hidden/>
    <w:uiPriority w:val="99"/>
    <w:unhideWhenUsed/>
    <w:rsid w:val="007A30C1"/>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05FD6-5C6E-4519-A058-9924254AD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54</Pages>
  <Words>11991</Words>
  <Characters>68355</Characters>
  <Application>Microsoft Office Word</Application>
  <DocSecurity>0</DocSecurity>
  <Lines>569</Lines>
  <Paragraphs>160</Paragraphs>
  <ScaleCrop>false</ScaleCrop>
  <Company/>
  <LinksUpToDate>false</LinksUpToDate>
  <CharactersWithSpaces>80186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MANOJ</dc:creator>
  <cp:lastModifiedBy>Manoj Karri</cp:lastModifiedBy>
  <cp:revision>2</cp:revision>
  <dcterms:created xsi:type="dcterms:W3CDTF">2026-05-23T13:01:00Z</dcterms:created>
  <dcterms:modified xsi:type="dcterms:W3CDTF">2026-05-23T13:01:00Z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1033-12.1.0.26372</vt:lpwstr>
  </property>
  <property fmtid="{D5CDD505-2E9C-101B-9397-08002B2CF9AE}" pid="4" name="ICV">
    <vt:lpwstr>3A54126CE4764A55886F60A512A37B81_12</vt:lpwstr>
  </property>
  <property fmtid="{D5CDD505-2E9C-101B-9397-08002B2CF9AE}" pid="5" name="_DocHome">
    <vt:i4>138597069</vt:i4>
  </property>
</Properties>
</file>